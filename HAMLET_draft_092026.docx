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177C3" w14:textId="6FFEFF1C" w:rsidR="00617A4C" w:rsidRDefault="00EC1F5B" w:rsidP="00E520D4">
      <w:pPr>
        <w:pStyle w:val="Heading1"/>
      </w:pPr>
      <w:r>
        <w:t xml:space="preserve">HAMLET: </w:t>
      </w:r>
      <w:r w:rsidR="00AF4E02">
        <w:t xml:space="preserve">a grounded agentic framework for </w:t>
      </w:r>
      <w:r w:rsidR="001F240A">
        <w:t xml:space="preserve">proteomics </w:t>
      </w:r>
      <w:r w:rsidR="00AF4E02">
        <w:t xml:space="preserve">metadata mining </w:t>
      </w:r>
    </w:p>
    <w:p w14:paraId="734CA4A1" w14:textId="38304D05" w:rsidR="001513C0" w:rsidRPr="00042323" w:rsidRDefault="001513C0" w:rsidP="001513C0">
      <w:r w:rsidRPr="00042323">
        <w:t>Harikrishnan Ramadasan</w:t>
      </w:r>
      <w:r w:rsidR="001C50B7" w:rsidRPr="00042323">
        <w:t>*</w:t>
      </w:r>
      <w:r w:rsidR="001C50B7" w:rsidRPr="00503A83">
        <w:rPr>
          <w:vertAlign w:val="superscript"/>
        </w:rPr>
        <w:t>1,2</w:t>
      </w:r>
      <w:r w:rsidRPr="00042323">
        <w:t>, Arnaud Jung</w:t>
      </w:r>
      <w:r w:rsidR="00FB1B34" w:rsidRPr="00042323">
        <w:t>*</w:t>
      </w:r>
      <w:r w:rsidR="00FB1B34">
        <w:rPr>
          <w:vertAlign w:val="superscript"/>
        </w:rPr>
        <w:t>3,4</w:t>
      </w:r>
      <w:r w:rsidRPr="00042323">
        <w:t xml:space="preserve">, </w:t>
      </w:r>
      <w:r w:rsidR="00C00BBF" w:rsidRPr="00042323">
        <w:t>Katerina Nastou</w:t>
      </w:r>
      <w:r w:rsidRPr="00042323">
        <w:t>, Sander Heyndrickx</w:t>
      </w:r>
      <w:r w:rsidR="001C50B7" w:rsidRPr="00503A83">
        <w:rPr>
          <w:vertAlign w:val="superscript"/>
        </w:rPr>
        <w:t>1,2</w:t>
      </w:r>
      <w:r w:rsidRPr="00042323">
        <w:t xml:space="preserve">, </w:t>
      </w:r>
      <w:r w:rsidR="00C00BBF" w:rsidRPr="00042323">
        <w:t>Ian Sitarik</w:t>
      </w:r>
      <w:r w:rsidRPr="00042323">
        <w:t>, Wout Bittremieux, Samuel de la Cámara Fuentes, Eric W. Deutsch, Iddo Friedberg, Karolina Krystofova, Lev Levitsky, Marta Lozano Prieto, Ana Mendes, Fatemeh Mirzadeh Sarcheshmeh, Magnus Palmblad, Tobias Schmidt, Veit Schwämmle, Armin Soleymaniniya, Natalia Tichshenko, Julian Uszkoreit, Tim Van Den Bossch</w:t>
      </w:r>
      <w:r w:rsidR="0060460B" w:rsidRPr="00042323">
        <w:t>e</w:t>
      </w:r>
      <w:r w:rsidR="001C50B7" w:rsidRPr="00503A83">
        <w:rPr>
          <w:vertAlign w:val="superscript"/>
        </w:rPr>
        <w:t>1,2</w:t>
      </w:r>
      <w:r w:rsidRPr="00042323">
        <w:t>, Maike Weber, Shomir Wilson, Lennart Martens</w:t>
      </w:r>
      <w:r w:rsidRPr="00042323">
        <w:rPr>
          <w:vertAlign w:val="superscript"/>
        </w:rPr>
        <w:t>%</w:t>
      </w:r>
      <w:r w:rsidR="001C50B7" w:rsidRPr="00503A83">
        <w:rPr>
          <w:vertAlign w:val="superscript"/>
        </w:rPr>
        <w:t>1,2</w:t>
      </w:r>
      <w:r w:rsidR="001C50B7">
        <w:rPr>
          <w:vertAlign w:val="superscript"/>
        </w:rPr>
        <w:t>,3,4</w:t>
      </w:r>
      <w:r w:rsidRPr="00042323">
        <w:t>, Tine Claeys</w:t>
      </w:r>
      <w:r w:rsidR="001C50B7" w:rsidRPr="00503A83">
        <w:rPr>
          <w:vertAlign w:val="superscript"/>
        </w:rPr>
        <w:t>1,2</w:t>
      </w:r>
    </w:p>
    <w:tbl>
      <w:tblPr>
        <w:tblW w:w="9493" w:type="dxa"/>
        <w:tblCellMar>
          <w:left w:w="70" w:type="dxa"/>
          <w:right w:w="70" w:type="dxa"/>
        </w:tblCellMar>
        <w:tblLook w:val="04A0" w:firstRow="1" w:lastRow="0" w:firstColumn="1" w:lastColumn="0" w:noHBand="0" w:noVBand="1"/>
      </w:tblPr>
      <w:tblGrid>
        <w:gridCol w:w="3080"/>
        <w:gridCol w:w="3861"/>
        <w:gridCol w:w="2552"/>
      </w:tblGrid>
      <w:tr w:rsidR="00A028A9" w:rsidRPr="00A028A9" w14:paraId="7711617D" w14:textId="77777777" w:rsidTr="001D0238">
        <w:trPr>
          <w:trHeight w:val="290"/>
        </w:trPr>
        <w:tc>
          <w:tcPr>
            <w:tcW w:w="3080" w:type="dxa"/>
            <w:tcBorders>
              <w:top w:val="single" w:sz="4" w:space="0" w:color="auto"/>
              <w:left w:val="single" w:sz="4" w:space="0" w:color="auto"/>
              <w:bottom w:val="single" w:sz="4" w:space="0" w:color="auto"/>
              <w:right w:val="single" w:sz="4" w:space="0" w:color="auto"/>
            </w:tcBorders>
            <w:noWrap/>
            <w:hideMark/>
          </w:tcPr>
          <w:p w14:paraId="00D731DD" w14:textId="77777777" w:rsidR="00A028A9" w:rsidRPr="00A028A9" w:rsidRDefault="00A028A9" w:rsidP="00A028A9">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Author</w:t>
            </w:r>
          </w:p>
        </w:tc>
        <w:tc>
          <w:tcPr>
            <w:tcW w:w="3861" w:type="dxa"/>
            <w:tcBorders>
              <w:top w:val="single" w:sz="4" w:space="0" w:color="auto"/>
              <w:left w:val="nil"/>
              <w:bottom w:val="single" w:sz="4" w:space="0" w:color="auto"/>
              <w:right w:val="single" w:sz="4" w:space="0" w:color="auto"/>
            </w:tcBorders>
            <w:noWrap/>
            <w:hideMark/>
          </w:tcPr>
          <w:p w14:paraId="5AA0A0C8" w14:textId="77777777" w:rsidR="00A028A9" w:rsidRPr="00A028A9" w:rsidRDefault="00A028A9" w:rsidP="00A028A9">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Affiliation</w:t>
            </w:r>
          </w:p>
        </w:tc>
        <w:tc>
          <w:tcPr>
            <w:tcW w:w="2552" w:type="dxa"/>
            <w:tcBorders>
              <w:top w:val="single" w:sz="4" w:space="0" w:color="auto"/>
              <w:left w:val="nil"/>
              <w:bottom w:val="single" w:sz="4" w:space="0" w:color="auto"/>
              <w:right w:val="single" w:sz="4" w:space="0" w:color="auto"/>
            </w:tcBorders>
            <w:noWrap/>
            <w:hideMark/>
          </w:tcPr>
          <w:p w14:paraId="5F450D05" w14:textId="77777777" w:rsidR="00A028A9" w:rsidRPr="00A028A9" w:rsidRDefault="00A028A9" w:rsidP="00A028A9">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ORCID</w:t>
            </w:r>
          </w:p>
        </w:tc>
      </w:tr>
      <w:tr w:rsidR="00A028A9" w:rsidRPr="00A028A9" w14:paraId="5723D4C9" w14:textId="77777777" w:rsidTr="001D0238">
        <w:trPr>
          <w:trHeight w:val="290"/>
        </w:trPr>
        <w:tc>
          <w:tcPr>
            <w:tcW w:w="3080" w:type="dxa"/>
            <w:tcBorders>
              <w:top w:val="nil"/>
              <w:left w:val="single" w:sz="4" w:space="0" w:color="auto"/>
              <w:bottom w:val="single" w:sz="4" w:space="0" w:color="auto"/>
              <w:right w:val="single" w:sz="4" w:space="0" w:color="auto"/>
            </w:tcBorders>
            <w:hideMark/>
          </w:tcPr>
          <w:p w14:paraId="70D5EF18" w14:textId="77777777" w:rsidR="00A028A9" w:rsidRPr="00A028A9" w:rsidRDefault="00A028A9" w:rsidP="00A028A9">
            <w:pPr>
              <w:spacing w:after="0" w:line="240" w:lineRule="auto"/>
              <w:jc w:val="left"/>
              <w:rPr>
                <w:rFonts w:eastAsia="Times New Roman" w:cs="Calibri"/>
                <w:color w:val="000000"/>
                <w:lang w:val="nl-BE" w:eastAsia="nl-BE"/>
              </w:rPr>
            </w:pPr>
            <w:r w:rsidRPr="00A028A9">
              <w:rPr>
                <w:rFonts w:eastAsia="Times New Roman" w:cs="Calibri"/>
                <w:color w:val="000000"/>
                <w:lang w:eastAsia="nl-BE"/>
              </w:rPr>
              <w:t>Harikrishnan Ramadasan</w:t>
            </w:r>
          </w:p>
        </w:tc>
        <w:tc>
          <w:tcPr>
            <w:tcW w:w="3861" w:type="dxa"/>
            <w:tcBorders>
              <w:top w:val="nil"/>
              <w:left w:val="nil"/>
              <w:bottom w:val="single" w:sz="4" w:space="0" w:color="auto"/>
              <w:right w:val="single" w:sz="4" w:space="0" w:color="auto"/>
            </w:tcBorders>
            <w:noWrap/>
            <w:hideMark/>
          </w:tcPr>
          <w:p w14:paraId="4072BDFF" w14:textId="0CEFB163" w:rsidR="001D0238" w:rsidRDefault="001D0238" w:rsidP="001D0238">
            <w:pPr>
              <w:pStyle w:val="NoSpacing"/>
              <w:suppressLineNumbers/>
              <w:rPr>
                <w:sz w:val="16"/>
                <w:szCs w:val="16"/>
              </w:rPr>
            </w:pPr>
            <w:r w:rsidRPr="00042323">
              <w:rPr>
                <w:sz w:val="16"/>
                <w:szCs w:val="16"/>
              </w:rPr>
              <w:t>CompOmics, VIB-UGent Center for Medical Biotechnology, VIB, 9000 Ghent, Belgium</w:t>
            </w:r>
          </w:p>
          <w:p w14:paraId="384D9379" w14:textId="77777777" w:rsidR="001D0238" w:rsidRDefault="001D0238" w:rsidP="001D0238">
            <w:pPr>
              <w:pStyle w:val="NoSpacing"/>
              <w:suppressLineNumbers/>
              <w:rPr>
                <w:szCs w:val="16"/>
              </w:rPr>
            </w:pPr>
          </w:p>
          <w:p w14:paraId="4C54579F" w14:textId="62CBD337" w:rsidR="001D0238" w:rsidRPr="00042323" w:rsidRDefault="001D0238" w:rsidP="001D0238">
            <w:pPr>
              <w:pStyle w:val="NoSpacing"/>
              <w:suppressLineNumbers/>
              <w:rPr>
                <w:sz w:val="16"/>
                <w:szCs w:val="16"/>
              </w:rPr>
            </w:pPr>
            <w:r w:rsidRPr="00042323">
              <w:rPr>
                <w:sz w:val="16"/>
                <w:szCs w:val="16"/>
              </w:rPr>
              <w:t>Department of Biomolecular Medicine, Faculty of Medicine and Health Sciences, Ghent University, 9000 Ghent, Belgium</w:t>
            </w:r>
          </w:p>
          <w:p w14:paraId="5A426121" w14:textId="5AB241DB" w:rsidR="00A028A9" w:rsidRPr="001D0238" w:rsidRDefault="00A028A9" w:rsidP="00A028A9">
            <w:pPr>
              <w:spacing w:after="0" w:line="240" w:lineRule="auto"/>
              <w:jc w:val="left"/>
              <w:rPr>
                <w:rFonts w:ascii="Aptos Narrow" w:eastAsia="Times New Roman" w:hAnsi="Aptos Narrow" w:cs="Times New Roman"/>
                <w:color w:val="000000"/>
                <w:lang w:eastAsia="nl-BE"/>
              </w:rPr>
            </w:pPr>
          </w:p>
        </w:tc>
        <w:tc>
          <w:tcPr>
            <w:tcW w:w="2552" w:type="dxa"/>
            <w:tcBorders>
              <w:top w:val="nil"/>
              <w:left w:val="nil"/>
              <w:bottom w:val="single" w:sz="4" w:space="0" w:color="auto"/>
              <w:right w:val="single" w:sz="4" w:space="0" w:color="auto"/>
            </w:tcBorders>
            <w:noWrap/>
            <w:hideMark/>
          </w:tcPr>
          <w:p w14:paraId="3F95211B" w14:textId="77777777" w:rsidR="00A028A9" w:rsidRPr="001D0238" w:rsidRDefault="00A028A9" w:rsidP="00A028A9">
            <w:pPr>
              <w:spacing w:after="0" w:line="240" w:lineRule="auto"/>
              <w:jc w:val="left"/>
              <w:rPr>
                <w:rFonts w:ascii="Aptos Narrow" w:eastAsia="Times New Roman" w:hAnsi="Aptos Narrow" w:cs="Times New Roman"/>
                <w:color w:val="000000"/>
                <w:lang w:val="en-GB" w:eastAsia="nl-BE"/>
              </w:rPr>
            </w:pPr>
            <w:r w:rsidRPr="001D0238">
              <w:rPr>
                <w:rFonts w:ascii="Aptos Narrow" w:eastAsia="Times New Roman" w:hAnsi="Aptos Narrow" w:cs="Times New Roman"/>
                <w:color w:val="000000"/>
                <w:lang w:val="en-GB" w:eastAsia="nl-BE"/>
              </w:rPr>
              <w:t> </w:t>
            </w:r>
          </w:p>
        </w:tc>
      </w:tr>
      <w:tr w:rsidR="00A028A9" w:rsidRPr="00A028A9" w14:paraId="22557EF6" w14:textId="77777777" w:rsidTr="001D0238">
        <w:trPr>
          <w:trHeight w:val="290"/>
        </w:trPr>
        <w:tc>
          <w:tcPr>
            <w:tcW w:w="3080" w:type="dxa"/>
            <w:tcBorders>
              <w:top w:val="nil"/>
              <w:left w:val="single" w:sz="4" w:space="0" w:color="auto"/>
              <w:bottom w:val="single" w:sz="4" w:space="0" w:color="auto"/>
              <w:right w:val="single" w:sz="4" w:space="0" w:color="auto"/>
            </w:tcBorders>
            <w:hideMark/>
          </w:tcPr>
          <w:p w14:paraId="14A703E8" w14:textId="77777777" w:rsidR="00A028A9" w:rsidRPr="00A028A9" w:rsidRDefault="00A028A9" w:rsidP="00A028A9">
            <w:pPr>
              <w:spacing w:after="0" w:line="240" w:lineRule="auto"/>
              <w:jc w:val="left"/>
              <w:rPr>
                <w:rFonts w:eastAsia="Times New Roman" w:cs="Calibri"/>
                <w:color w:val="000000"/>
                <w:lang w:val="nl-BE" w:eastAsia="nl-BE"/>
              </w:rPr>
            </w:pPr>
            <w:r w:rsidRPr="00A028A9">
              <w:rPr>
                <w:rFonts w:eastAsia="Times New Roman" w:cs="Calibri"/>
                <w:color w:val="000000"/>
                <w:lang w:eastAsia="nl-BE"/>
              </w:rPr>
              <w:t>Arnaud Jung</w:t>
            </w:r>
          </w:p>
        </w:tc>
        <w:tc>
          <w:tcPr>
            <w:tcW w:w="3861" w:type="dxa"/>
            <w:tcBorders>
              <w:top w:val="nil"/>
              <w:left w:val="nil"/>
              <w:bottom w:val="single" w:sz="4" w:space="0" w:color="auto"/>
              <w:right w:val="single" w:sz="4" w:space="0" w:color="auto"/>
            </w:tcBorders>
            <w:noWrap/>
            <w:hideMark/>
          </w:tcPr>
          <w:p w14:paraId="664D896F" w14:textId="77777777" w:rsidR="00A028A9" w:rsidRPr="00A028A9" w:rsidRDefault="00A028A9" w:rsidP="00A028A9">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c>
          <w:tcPr>
            <w:tcW w:w="2552" w:type="dxa"/>
            <w:tcBorders>
              <w:top w:val="nil"/>
              <w:left w:val="nil"/>
              <w:bottom w:val="single" w:sz="4" w:space="0" w:color="auto"/>
              <w:right w:val="single" w:sz="4" w:space="0" w:color="auto"/>
            </w:tcBorders>
            <w:noWrap/>
            <w:hideMark/>
          </w:tcPr>
          <w:p w14:paraId="479E6355" w14:textId="77777777" w:rsidR="00A028A9" w:rsidRPr="00A028A9" w:rsidRDefault="00A028A9" w:rsidP="00A028A9">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r>
      <w:tr w:rsidR="00A028A9" w:rsidRPr="00A028A9" w14:paraId="4D6C4E4D" w14:textId="77777777" w:rsidTr="001D0238">
        <w:trPr>
          <w:trHeight w:val="290"/>
        </w:trPr>
        <w:tc>
          <w:tcPr>
            <w:tcW w:w="3080" w:type="dxa"/>
            <w:tcBorders>
              <w:top w:val="nil"/>
              <w:left w:val="single" w:sz="4" w:space="0" w:color="auto"/>
              <w:bottom w:val="single" w:sz="4" w:space="0" w:color="auto"/>
              <w:right w:val="single" w:sz="4" w:space="0" w:color="auto"/>
            </w:tcBorders>
            <w:hideMark/>
          </w:tcPr>
          <w:p w14:paraId="44F456FE" w14:textId="77777777" w:rsidR="00A028A9" w:rsidRPr="00A028A9" w:rsidRDefault="00A028A9" w:rsidP="00A028A9">
            <w:pPr>
              <w:spacing w:after="0" w:line="240" w:lineRule="auto"/>
              <w:jc w:val="left"/>
              <w:rPr>
                <w:rFonts w:eastAsia="Times New Roman" w:cs="Calibri"/>
                <w:color w:val="000000"/>
                <w:lang w:val="nl-BE" w:eastAsia="nl-BE"/>
              </w:rPr>
            </w:pPr>
            <w:r w:rsidRPr="00A028A9">
              <w:rPr>
                <w:rFonts w:eastAsia="Times New Roman" w:cs="Calibri"/>
                <w:color w:val="000000"/>
                <w:lang w:eastAsia="nl-BE"/>
              </w:rPr>
              <w:t>Katerina Nastou</w:t>
            </w:r>
          </w:p>
        </w:tc>
        <w:tc>
          <w:tcPr>
            <w:tcW w:w="3861" w:type="dxa"/>
            <w:tcBorders>
              <w:top w:val="nil"/>
              <w:left w:val="nil"/>
              <w:bottom w:val="single" w:sz="4" w:space="0" w:color="auto"/>
              <w:right w:val="single" w:sz="4" w:space="0" w:color="auto"/>
            </w:tcBorders>
            <w:noWrap/>
            <w:hideMark/>
          </w:tcPr>
          <w:p w14:paraId="1058860A" w14:textId="57071273" w:rsidR="00A028A9" w:rsidRPr="00A028A9" w:rsidRDefault="69A134AC" w:rsidP="00A028A9">
            <w:pPr>
              <w:spacing w:after="0" w:line="240" w:lineRule="auto"/>
              <w:jc w:val="left"/>
            </w:pPr>
            <w:r w:rsidRPr="651002A0">
              <w:rPr>
                <w:rFonts w:ascii="Aptos Narrow" w:eastAsia="Times New Roman" w:hAnsi="Aptos Narrow" w:cs="Times New Roman"/>
                <w:color w:val="000000" w:themeColor="text1"/>
                <w:lang w:val="nl-BE" w:eastAsia="nl-BE"/>
              </w:rPr>
              <w:t> </w:t>
            </w:r>
            <w:r w:rsidR="14F51DBF" w:rsidRPr="651002A0">
              <w:rPr>
                <w:rFonts w:ascii="Aptos Narrow" w:eastAsia="Aptos Narrow" w:hAnsi="Aptos Narrow" w:cs="Aptos Narrow"/>
                <w:lang w:val="nl-BE"/>
              </w:rPr>
              <w:t xml:space="preserve"> Statens Serum Institut</w:t>
            </w:r>
          </w:p>
          <w:p w14:paraId="6CBA2DE1" w14:textId="620446AA" w:rsidR="00A028A9" w:rsidRPr="00A028A9" w:rsidRDefault="14F51DBF" w:rsidP="00A028A9">
            <w:pPr>
              <w:spacing w:after="0" w:line="240" w:lineRule="auto"/>
              <w:jc w:val="left"/>
            </w:pPr>
            <w:r w:rsidRPr="651002A0">
              <w:rPr>
                <w:rFonts w:ascii="Aptos Narrow" w:eastAsia="Aptos Narrow" w:hAnsi="Aptos Narrow" w:cs="Aptos Narrow"/>
                <w:lang w:val="nl-BE"/>
              </w:rPr>
              <w:t xml:space="preserve"> Artillerivej 5, 2300 Copenhagen, Denmark</w:t>
            </w:r>
          </w:p>
        </w:tc>
        <w:tc>
          <w:tcPr>
            <w:tcW w:w="2552" w:type="dxa"/>
            <w:tcBorders>
              <w:top w:val="nil"/>
              <w:left w:val="nil"/>
              <w:bottom w:val="single" w:sz="4" w:space="0" w:color="auto"/>
              <w:right w:val="single" w:sz="4" w:space="0" w:color="auto"/>
            </w:tcBorders>
            <w:noWrap/>
            <w:hideMark/>
          </w:tcPr>
          <w:p w14:paraId="3D7F0840" w14:textId="77777777" w:rsidR="00A028A9" w:rsidRPr="00A028A9" w:rsidRDefault="00A028A9" w:rsidP="00A028A9">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r>
      <w:tr w:rsidR="001D0238" w:rsidRPr="00A028A9" w14:paraId="09882658" w14:textId="77777777" w:rsidTr="001D0238">
        <w:trPr>
          <w:trHeight w:val="330"/>
        </w:trPr>
        <w:tc>
          <w:tcPr>
            <w:tcW w:w="3080" w:type="dxa"/>
            <w:tcBorders>
              <w:top w:val="nil"/>
              <w:left w:val="single" w:sz="4" w:space="0" w:color="auto"/>
              <w:bottom w:val="single" w:sz="4" w:space="0" w:color="auto"/>
              <w:right w:val="single" w:sz="4" w:space="0" w:color="auto"/>
            </w:tcBorders>
            <w:hideMark/>
          </w:tcPr>
          <w:p w14:paraId="4F04ABA6" w14:textId="05897924" w:rsidR="001D0238" w:rsidRPr="00A028A9" w:rsidRDefault="001D0238" w:rsidP="001D0238">
            <w:pPr>
              <w:spacing w:after="0" w:line="240" w:lineRule="auto"/>
              <w:jc w:val="left"/>
              <w:rPr>
                <w:rFonts w:eastAsia="Times New Roman" w:cs="Calibri"/>
                <w:color w:val="000000"/>
                <w:lang w:val="nl-BE" w:eastAsia="nl-BE"/>
              </w:rPr>
            </w:pPr>
            <w:r w:rsidRPr="00A028A9">
              <w:rPr>
                <w:rFonts w:eastAsia="Times New Roman" w:cs="Calibri"/>
                <w:color w:val="000000"/>
                <w:lang w:eastAsia="nl-BE"/>
              </w:rPr>
              <w:t>Sander Heyndrickx</w:t>
            </w:r>
          </w:p>
        </w:tc>
        <w:tc>
          <w:tcPr>
            <w:tcW w:w="3861" w:type="dxa"/>
            <w:tcBorders>
              <w:top w:val="nil"/>
              <w:left w:val="nil"/>
              <w:bottom w:val="single" w:sz="4" w:space="0" w:color="auto"/>
              <w:right w:val="single" w:sz="4" w:space="0" w:color="auto"/>
            </w:tcBorders>
            <w:noWrap/>
            <w:hideMark/>
          </w:tcPr>
          <w:p w14:paraId="518C3EE9" w14:textId="77777777" w:rsidR="001D0238" w:rsidRDefault="001D0238" w:rsidP="001D0238">
            <w:pPr>
              <w:pStyle w:val="NoSpacing"/>
              <w:suppressLineNumbers/>
              <w:rPr>
                <w:sz w:val="16"/>
                <w:szCs w:val="16"/>
              </w:rPr>
            </w:pPr>
            <w:r w:rsidRPr="00042323">
              <w:rPr>
                <w:sz w:val="16"/>
                <w:szCs w:val="16"/>
              </w:rPr>
              <w:t>CompOmics, VIB-UGent Center for Medical Biotechnology, VIB, 9000 Ghent, Belgium</w:t>
            </w:r>
          </w:p>
          <w:p w14:paraId="0C564504" w14:textId="77777777" w:rsidR="001D0238" w:rsidRDefault="001D0238" w:rsidP="001D0238">
            <w:pPr>
              <w:pStyle w:val="NoSpacing"/>
              <w:suppressLineNumbers/>
              <w:rPr>
                <w:szCs w:val="16"/>
              </w:rPr>
            </w:pPr>
          </w:p>
          <w:p w14:paraId="64A27228" w14:textId="77777777" w:rsidR="001D0238" w:rsidRPr="00042323" w:rsidRDefault="001D0238" w:rsidP="001D0238">
            <w:pPr>
              <w:pStyle w:val="NoSpacing"/>
              <w:suppressLineNumbers/>
              <w:rPr>
                <w:sz w:val="16"/>
                <w:szCs w:val="16"/>
              </w:rPr>
            </w:pPr>
            <w:r w:rsidRPr="00042323">
              <w:rPr>
                <w:sz w:val="16"/>
                <w:szCs w:val="16"/>
              </w:rPr>
              <w:t>Department of Biomolecular Medicine, Faculty of Medicine and Health Sciences, Ghent University, 9000 Ghent, Belgium</w:t>
            </w:r>
          </w:p>
          <w:p w14:paraId="0139EAAE" w14:textId="3EE425D5" w:rsidR="001D0238" w:rsidRPr="004C7D34" w:rsidRDefault="001D0238" w:rsidP="001D0238">
            <w:pPr>
              <w:spacing w:after="0" w:line="240" w:lineRule="auto"/>
              <w:jc w:val="left"/>
              <w:rPr>
                <w:rFonts w:ascii="Aptos Narrow" w:eastAsia="Times New Roman" w:hAnsi="Aptos Narrow" w:cs="Times New Roman"/>
                <w:color w:val="000000"/>
                <w:lang w:val="en-GB" w:eastAsia="nl-BE"/>
              </w:rPr>
            </w:pPr>
          </w:p>
        </w:tc>
        <w:tc>
          <w:tcPr>
            <w:tcW w:w="2552" w:type="dxa"/>
            <w:tcBorders>
              <w:top w:val="nil"/>
              <w:left w:val="nil"/>
              <w:bottom w:val="single" w:sz="4" w:space="0" w:color="auto"/>
              <w:right w:val="single" w:sz="4" w:space="0" w:color="auto"/>
            </w:tcBorders>
            <w:noWrap/>
            <w:hideMark/>
          </w:tcPr>
          <w:p w14:paraId="25ECD3DA" w14:textId="77777777" w:rsidR="001D0238" w:rsidRPr="004C7D34" w:rsidRDefault="001D0238" w:rsidP="001D0238">
            <w:pPr>
              <w:spacing w:after="0" w:line="240" w:lineRule="auto"/>
              <w:jc w:val="left"/>
              <w:rPr>
                <w:rFonts w:ascii="Aptos Narrow" w:eastAsia="Times New Roman" w:hAnsi="Aptos Narrow" w:cs="Times New Roman"/>
                <w:color w:val="000000"/>
                <w:lang w:val="en-GB" w:eastAsia="nl-BE"/>
              </w:rPr>
            </w:pPr>
            <w:r w:rsidRPr="004C7D34">
              <w:rPr>
                <w:rFonts w:ascii="Aptos Narrow" w:eastAsia="Times New Roman" w:hAnsi="Aptos Narrow" w:cs="Times New Roman"/>
                <w:color w:val="000000"/>
                <w:lang w:val="en-GB" w:eastAsia="nl-BE"/>
              </w:rPr>
              <w:t> </w:t>
            </w:r>
          </w:p>
        </w:tc>
      </w:tr>
      <w:tr w:rsidR="001D0238" w:rsidRPr="00A028A9" w14:paraId="525B7810" w14:textId="77777777" w:rsidTr="001D0238">
        <w:trPr>
          <w:trHeight w:val="290"/>
        </w:trPr>
        <w:tc>
          <w:tcPr>
            <w:tcW w:w="3080" w:type="dxa"/>
            <w:tcBorders>
              <w:top w:val="nil"/>
              <w:left w:val="single" w:sz="4" w:space="0" w:color="auto"/>
              <w:bottom w:val="single" w:sz="4" w:space="0" w:color="auto"/>
              <w:right w:val="single" w:sz="4" w:space="0" w:color="auto"/>
            </w:tcBorders>
            <w:hideMark/>
          </w:tcPr>
          <w:p w14:paraId="4733BC46" w14:textId="77777777" w:rsidR="001D0238" w:rsidRPr="00A028A9" w:rsidRDefault="001D0238" w:rsidP="001D0238">
            <w:pPr>
              <w:spacing w:after="0" w:line="240" w:lineRule="auto"/>
              <w:jc w:val="left"/>
              <w:rPr>
                <w:rFonts w:eastAsia="Times New Roman" w:cs="Calibri"/>
                <w:color w:val="000000"/>
                <w:lang w:val="nl-BE" w:eastAsia="nl-BE"/>
              </w:rPr>
            </w:pPr>
            <w:r w:rsidRPr="00A028A9">
              <w:rPr>
                <w:rFonts w:eastAsia="Times New Roman" w:cs="Calibri"/>
                <w:color w:val="000000"/>
                <w:lang w:eastAsia="nl-BE"/>
              </w:rPr>
              <w:t>Ian Sitarik</w:t>
            </w:r>
          </w:p>
        </w:tc>
        <w:tc>
          <w:tcPr>
            <w:tcW w:w="3861" w:type="dxa"/>
            <w:tcBorders>
              <w:top w:val="nil"/>
              <w:left w:val="nil"/>
              <w:bottom w:val="single" w:sz="4" w:space="0" w:color="auto"/>
              <w:right w:val="single" w:sz="4" w:space="0" w:color="auto"/>
            </w:tcBorders>
            <w:noWrap/>
            <w:hideMark/>
          </w:tcPr>
          <w:p w14:paraId="26CA9166"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c>
          <w:tcPr>
            <w:tcW w:w="2552" w:type="dxa"/>
            <w:tcBorders>
              <w:top w:val="nil"/>
              <w:left w:val="nil"/>
              <w:bottom w:val="single" w:sz="4" w:space="0" w:color="auto"/>
              <w:right w:val="single" w:sz="4" w:space="0" w:color="auto"/>
            </w:tcBorders>
            <w:noWrap/>
            <w:hideMark/>
          </w:tcPr>
          <w:p w14:paraId="4438CE9F"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r>
      <w:tr w:rsidR="001D0238" w:rsidRPr="00A028A9" w14:paraId="627C26BF" w14:textId="77777777" w:rsidTr="001D0238">
        <w:trPr>
          <w:trHeight w:val="290"/>
        </w:trPr>
        <w:tc>
          <w:tcPr>
            <w:tcW w:w="3080" w:type="dxa"/>
            <w:tcBorders>
              <w:top w:val="nil"/>
              <w:left w:val="single" w:sz="4" w:space="0" w:color="auto"/>
              <w:bottom w:val="single" w:sz="4" w:space="0" w:color="auto"/>
              <w:right w:val="single" w:sz="4" w:space="0" w:color="auto"/>
            </w:tcBorders>
            <w:hideMark/>
          </w:tcPr>
          <w:p w14:paraId="1A19D089" w14:textId="77777777" w:rsidR="001D0238" w:rsidRPr="00A028A9" w:rsidRDefault="001D0238" w:rsidP="001D0238">
            <w:pPr>
              <w:spacing w:after="0" w:line="240" w:lineRule="auto"/>
              <w:jc w:val="left"/>
              <w:rPr>
                <w:rFonts w:eastAsia="Times New Roman" w:cs="Calibri"/>
                <w:color w:val="000000"/>
                <w:lang w:val="nl-BE" w:eastAsia="nl-BE"/>
              </w:rPr>
            </w:pPr>
            <w:r w:rsidRPr="00A028A9">
              <w:rPr>
                <w:rFonts w:eastAsia="Times New Roman" w:cs="Calibri"/>
                <w:color w:val="000000"/>
                <w:lang w:eastAsia="nl-BE"/>
              </w:rPr>
              <w:t>Wout Bittremieux</w:t>
            </w:r>
          </w:p>
        </w:tc>
        <w:tc>
          <w:tcPr>
            <w:tcW w:w="3861" w:type="dxa"/>
            <w:tcBorders>
              <w:top w:val="nil"/>
              <w:left w:val="nil"/>
              <w:bottom w:val="single" w:sz="4" w:space="0" w:color="auto"/>
              <w:right w:val="single" w:sz="4" w:space="0" w:color="auto"/>
            </w:tcBorders>
            <w:noWrap/>
            <w:hideMark/>
          </w:tcPr>
          <w:p w14:paraId="6B61DFA0"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c>
          <w:tcPr>
            <w:tcW w:w="2552" w:type="dxa"/>
            <w:tcBorders>
              <w:top w:val="nil"/>
              <w:left w:val="nil"/>
              <w:bottom w:val="single" w:sz="4" w:space="0" w:color="auto"/>
              <w:right w:val="single" w:sz="4" w:space="0" w:color="auto"/>
            </w:tcBorders>
            <w:noWrap/>
            <w:hideMark/>
          </w:tcPr>
          <w:p w14:paraId="24CCDE62"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r>
      <w:tr w:rsidR="001D0238" w:rsidRPr="00C85D83" w14:paraId="3C8BEA26"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4FE762B9" w14:textId="77777777" w:rsidR="001D0238" w:rsidRPr="00A028A9" w:rsidRDefault="001D0238" w:rsidP="001D0238">
            <w:pPr>
              <w:spacing w:after="0" w:line="240" w:lineRule="auto"/>
              <w:jc w:val="left"/>
              <w:rPr>
                <w:rFonts w:eastAsia="Times New Roman" w:cs="Calibri"/>
                <w:color w:val="000000"/>
                <w:lang w:val="fr-FR" w:eastAsia="nl-BE"/>
              </w:rPr>
            </w:pPr>
            <w:r w:rsidRPr="00A028A9">
              <w:rPr>
                <w:rFonts w:eastAsia="Times New Roman" w:cs="Calibri"/>
                <w:color w:val="000000"/>
                <w:lang w:val="fr-FR" w:eastAsia="nl-BE"/>
              </w:rPr>
              <w:t>Samuel de la Cámara Fuentes</w:t>
            </w:r>
          </w:p>
        </w:tc>
        <w:tc>
          <w:tcPr>
            <w:tcW w:w="3861" w:type="dxa"/>
            <w:tcBorders>
              <w:top w:val="nil"/>
              <w:left w:val="nil"/>
              <w:bottom w:val="single" w:sz="4" w:space="0" w:color="auto"/>
              <w:right w:val="single" w:sz="4" w:space="0" w:color="auto"/>
            </w:tcBorders>
            <w:noWrap/>
            <w:hideMark/>
          </w:tcPr>
          <w:p w14:paraId="33A2420D" w14:textId="4C4C72C9" w:rsidR="001D0238" w:rsidRPr="00A028A9" w:rsidRDefault="2E700820" w:rsidP="001D0238">
            <w:pPr>
              <w:spacing w:after="0" w:line="240" w:lineRule="auto"/>
              <w:jc w:val="left"/>
            </w:pPr>
            <w:r w:rsidRPr="00204F6B">
              <w:rPr>
                <w:rFonts w:ascii="Aptos Narrow" w:eastAsia="Times New Roman" w:hAnsi="Aptos Narrow" w:cs="Times New Roman"/>
                <w:color w:val="000000" w:themeColor="text1"/>
                <w:lang w:val="fr-FR" w:eastAsia="nl-BE"/>
              </w:rPr>
              <w:t> </w:t>
            </w:r>
            <w:r w:rsidR="05BD3D9F" w:rsidRPr="00204F6B">
              <w:rPr>
                <w:rFonts w:ascii="Aptos Narrow" w:eastAsia="Aptos Narrow" w:hAnsi="Aptos Narrow" w:cs="Aptos Narrow"/>
                <w:lang w:val="fr-FR"/>
              </w:rPr>
              <w:t xml:space="preserve"> </w:t>
            </w:r>
            <w:r w:rsidR="05BD3D9F" w:rsidRPr="004F7F70">
              <w:rPr>
                <w:rFonts w:ascii="Aptos Narrow" w:eastAsia="Aptos Narrow" w:hAnsi="Aptos Narrow" w:cs="Aptos Narrow"/>
                <w:lang w:val="en-GB"/>
                <w:rPrChange w:id="0" w:author="Lennart Martens" w:date="2026-09-21T20:29:00Z" w16du:dateUtc="2026-09-21T18:29:00Z">
                  <w:rPr>
                    <w:rFonts w:ascii="Aptos Narrow" w:eastAsia="Aptos Narrow" w:hAnsi="Aptos Narrow" w:cs="Aptos Narrow"/>
                    <w:lang w:val="fr-FR"/>
                  </w:rPr>
                </w:rPrChange>
              </w:rPr>
              <w:t>Proteomics Unit, Faculty of Pharmacy, Complutense University of Madrid</w:t>
            </w:r>
          </w:p>
          <w:p w14:paraId="7AC33E47" w14:textId="39EAEE20" w:rsidR="001D0238" w:rsidRPr="00A028A9" w:rsidRDefault="05BD3D9F" w:rsidP="001D0238">
            <w:pPr>
              <w:spacing w:after="0" w:line="240" w:lineRule="auto"/>
              <w:jc w:val="left"/>
            </w:pPr>
            <w:r w:rsidRPr="004F7F70">
              <w:rPr>
                <w:rFonts w:ascii="Aptos Narrow" w:eastAsia="Aptos Narrow" w:hAnsi="Aptos Narrow" w:cs="Aptos Narrow"/>
                <w:lang w:val="en-GB"/>
                <w:rPrChange w:id="1" w:author="Lennart Martens" w:date="2026-09-21T20:29:00Z" w16du:dateUtc="2026-09-21T18:29:00Z">
                  <w:rPr>
                    <w:rFonts w:ascii="Aptos Narrow" w:eastAsia="Aptos Narrow" w:hAnsi="Aptos Narrow" w:cs="Aptos Narrow"/>
                    <w:lang w:val="fr-FR"/>
                  </w:rPr>
                </w:rPrChange>
              </w:rPr>
              <w:t xml:space="preserve"> Plaza Ramón y Cajal, 28040 Madrid, Spain</w:t>
            </w:r>
          </w:p>
        </w:tc>
        <w:tc>
          <w:tcPr>
            <w:tcW w:w="2552" w:type="dxa"/>
            <w:tcBorders>
              <w:top w:val="nil"/>
              <w:left w:val="nil"/>
              <w:bottom w:val="single" w:sz="4" w:space="0" w:color="auto"/>
              <w:right w:val="single" w:sz="4" w:space="0" w:color="auto"/>
            </w:tcBorders>
            <w:noWrap/>
            <w:hideMark/>
          </w:tcPr>
          <w:p w14:paraId="2F39194A" w14:textId="77777777" w:rsidR="001D0238" w:rsidRPr="004F7F70" w:rsidRDefault="001D0238" w:rsidP="001D0238">
            <w:pPr>
              <w:spacing w:after="0" w:line="240" w:lineRule="auto"/>
              <w:jc w:val="left"/>
              <w:rPr>
                <w:rFonts w:ascii="Aptos Narrow" w:eastAsia="Times New Roman" w:hAnsi="Aptos Narrow" w:cs="Times New Roman"/>
                <w:color w:val="000000"/>
                <w:lang w:val="en-GB" w:eastAsia="nl-BE"/>
                <w:rPrChange w:id="2" w:author="Lennart Martens" w:date="2026-09-21T20:29:00Z" w16du:dateUtc="2026-09-21T18:29:00Z">
                  <w:rPr>
                    <w:rFonts w:ascii="Aptos Narrow" w:eastAsia="Times New Roman" w:hAnsi="Aptos Narrow" w:cs="Times New Roman"/>
                    <w:color w:val="000000"/>
                    <w:lang w:val="fr-FR" w:eastAsia="nl-BE"/>
                  </w:rPr>
                </w:rPrChange>
              </w:rPr>
            </w:pPr>
            <w:r w:rsidRPr="004F7F70">
              <w:rPr>
                <w:rFonts w:ascii="Aptos Narrow" w:eastAsia="Times New Roman" w:hAnsi="Aptos Narrow" w:cs="Times New Roman"/>
                <w:color w:val="000000"/>
                <w:lang w:val="en-GB" w:eastAsia="nl-BE"/>
                <w:rPrChange w:id="3" w:author="Lennart Martens" w:date="2026-09-21T20:29:00Z" w16du:dateUtc="2026-09-21T18:29:00Z">
                  <w:rPr>
                    <w:rFonts w:ascii="Aptos Narrow" w:eastAsia="Times New Roman" w:hAnsi="Aptos Narrow" w:cs="Times New Roman"/>
                    <w:color w:val="000000"/>
                    <w:lang w:val="fr-FR" w:eastAsia="nl-BE"/>
                  </w:rPr>
                </w:rPrChange>
              </w:rPr>
              <w:t> </w:t>
            </w:r>
          </w:p>
        </w:tc>
      </w:tr>
      <w:tr w:rsidR="001D0238" w:rsidRPr="00A028A9" w14:paraId="495CD1F1"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5EA28B78"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4F7F70">
              <w:rPr>
                <w:rFonts w:ascii="Aptos Narrow" w:eastAsia="Times New Roman" w:hAnsi="Aptos Narrow" w:cs="Times New Roman"/>
                <w:color w:val="000000"/>
                <w:lang w:val="en-GB" w:eastAsia="nl-BE"/>
                <w:rPrChange w:id="4" w:author="Lennart Martens" w:date="2026-09-21T20:29:00Z" w16du:dateUtc="2026-09-21T18:29:00Z">
                  <w:rPr>
                    <w:rFonts w:ascii="Aptos Narrow" w:eastAsia="Times New Roman" w:hAnsi="Aptos Narrow" w:cs="Times New Roman"/>
                    <w:color w:val="000000"/>
                    <w:lang w:val="fr-FR" w:eastAsia="nl-BE"/>
                  </w:rPr>
                </w:rPrChange>
              </w:rPr>
              <w:t xml:space="preserve"> </w:t>
            </w:r>
            <w:r w:rsidRPr="00A028A9">
              <w:rPr>
                <w:rFonts w:ascii="Aptos Narrow" w:eastAsia="Times New Roman" w:hAnsi="Aptos Narrow" w:cs="Times New Roman"/>
                <w:color w:val="000000"/>
                <w:lang w:val="nl-BE" w:eastAsia="nl-BE"/>
              </w:rPr>
              <w:t>Eric W. Deutsch</w:t>
            </w:r>
          </w:p>
        </w:tc>
        <w:tc>
          <w:tcPr>
            <w:tcW w:w="3861" w:type="dxa"/>
            <w:tcBorders>
              <w:top w:val="nil"/>
              <w:left w:val="nil"/>
              <w:bottom w:val="single" w:sz="4" w:space="0" w:color="auto"/>
              <w:right w:val="single" w:sz="4" w:space="0" w:color="auto"/>
            </w:tcBorders>
            <w:noWrap/>
            <w:hideMark/>
          </w:tcPr>
          <w:p w14:paraId="1CCD685E"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c>
          <w:tcPr>
            <w:tcW w:w="2552" w:type="dxa"/>
            <w:tcBorders>
              <w:top w:val="nil"/>
              <w:left w:val="nil"/>
              <w:bottom w:val="single" w:sz="4" w:space="0" w:color="auto"/>
              <w:right w:val="single" w:sz="4" w:space="0" w:color="auto"/>
            </w:tcBorders>
            <w:noWrap/>
            <w:hideMark/>
          </w:tcPr>
          <w:p w14:paraId="0F299599"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r>
      <w:tr w:rsidR="001D0238" w:rsidRPr="00A028A9" w14:paraId="05B5202D"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08EEEFB5"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xml:space="preserve"> Iddo Friedberg</w:t>
            </w:r>
          </w:p>
        </w:tc>
        <w:tc>
          <w:tcPr>
            <w:tcW w:w="3861" w:type="dxa"/>
            <w:tcBorders>
              <w:top w:val="nil"/>
              <w:left w:val="nil"/>
              <w:bottom w:val="single" w:sz="4" w:space="0" w:color="auto"/>
              <w:right w:val="single" w:sz="4" w:space="0" w:color="auto"/>
            </w:tcBorders>
            <w:noWrap/>
            <w:hideMark/>
          </w:tcPr>
          <w:p w14:paraId="516EAE79"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c>
          <w:tcPr>
            <w:tcW w:w="2552" w:type="dxa"/>
            <w:tcBorders>
              <w:top w:val="nil"/>
              <w:left w:val="nil"/>
              <w:bottom w:val="single" w:sz="4" w:space="0" w:color="auto"/>
              <w:right w:val="single" w:sz="4" w:space="0" w:color="auto"/>
            </w:tcBorders>
            <w:noWrap/>
            <w:hideMark/>
          </w:tcPr>
          <w:p w14:paraId="1E2828E2"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r>
      <w:tr w:rsidR="001D0238" w:rsidRPr="00A028A9" w14:paraId="4A42C4FF"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10A0090F"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xml:space="preserve"> Karolina Krystofova</w:t>
            </w:r>
          </w:p>
        </w:tc>
        <w:tc>
          <w:tcPr>
            <w:tcW w:w="3861" w:type="dxa"/>
            <w:tcBorders>
              <w:top w:val="nil"/>
              <w:left w:val="nil"/>
              <w:bottom w:val="single" w:sz="4" w:space="0" w:color="auto"/>
              <w:right w:val="single" w:sz="4" w:space="0" w:color="auto"/>
            </w:tcBorders>
            <w:noWrap/>
            <w:hideMark/>
          </w:tcPr>
          <w:p w14:paraId="66884C74"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c>
          <w:tcPr>
            <w:tcW w:w="2552" w:type="dxa"/>
            <w:tcBorders>
              <w:top w:val="nil"/>
              <w:left w:val="nil"/>
              <w:bottom w:val="single" w:sz="4" w:space="0" w:color="auto"/>
              <w:right w:val="single" w:sz="4" w:space="0" w:color="auto"/>
            </w:tcBorders>
            <w:noWrap/>
            <w:hideMark/>
          </w:tcPr>
          <w:p w14:paraId="15E9ED56"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r>
      <w:tr w:rsidR="001D0238" w:rsidRPr="00A028A9" w14:paraId="02EA9896"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7E8C52C9"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xml:space="preserve"> Lev Levitsky</w:t>
            </w:r>
          </w:p>
        </w:tc>
        <w:tc>
          <w:tcPr>
            <w:tcW w:w="3861" w:type="dxa"/>
            <w:tcBorders>
              <w:top w:val="nil"/>
              <w:left w:val="nil"/>
              <w:bottom w:val="single" w:sz="4" w:space="0" w:color="auto"/>
              <w:right w:val="single" w:sz="4" w:space="0" w:color="auto"/>
            </w:tcBorders>
            <w:noWrap/>
            <w:hideMark/>
          </w:tcPr>
          <w:p w14:paraId="178DE22C" w14:textId="0A5C60D1" w:rsidR="001D0238" w:rsidRPr="00A028A9" w:rsidRDefault="2E700820" w:rsidP="001D0238">
            <w:pPr>
              <w:spacing w:after="0" w:line="240" w:lineRule="auto"/>
              <w:jc w:val="left"/>
            </w:pPr>
            <w:r w:rsidRPr="004F7F70">
              <w:rPr>
                <w:rFonts w:ascii="Aptos Narrow" w:eastAsia="Times New Roman" w:hAnsi="Aptos Narrow" w:cs="Times New Roman"/>
                <w:color w:val="000000" w:themeColor="text1"/>
                <w:lang w:val="en-GB" w:eastAsia="nl-BE"/>
                <w:rPrChange w:id="5" w:author="Lennart Martens" w:date="2026-09-21T20:29:00Z" w16du:dateUtc="2026-09-21T18:29:00Z">
                  <w:rPr>
                    <w:rFonts w:ascii="Aptos Narrow" w:eastAsia="Times New Roman" w:hAnsi="Aptos Narrow" w:cs="Times New Roman"/>
                    <w:color w:val="000000" w:themeColor="text1"/>
                    <w:lang w:val="nl-BE" w:eastAsia="nl-BE"/>
                  </w:rPr>
                </w:rPrChange>
              </w:rPr>
              <w:t> </w:t>
            </w:r>
            <w:r w:rsidR="6B2F34A2" w:rsidRPr="004F7F70">
              <w:rPr>
                <w:rFonts w:ascii="Aptos Narrow" w:eastAsia="Aptos Narrow" w:hAnsi="Aptos Narrow" w:cs="Aptos Narrow"/>
                <w:lang w:val="en-GB"/>
                <w:rPrChange w:id="6" w:author="Lennart Martens" w:date="2026-09-21T20:29:00Z" w16du:dateUtc="2026-09-21T18:29:00Z">
                  <w:rPr>
                    <w:rFonts w:ascii="Aptos Narrow" w:eastAsia="Aptos Narrow" w:hAnsi="Aptos Narrow" w:cs="Aptos Narrow"/>
                    <w:lang w:val="nl-BE"/>
                  </w:rPr>
                </w:rPrChange>
              </w:rPr>
              <w:t xml:space="preserve"> Protein Research Group, Department of Biochemistry and Molecular Biology, University of Southern Denmark</w:t>
            </w:r>
          </w:p>
          <w:p w14:paraId="6850D54A" w14:textId="071689E2" w:rsidR="001D0238" w:rsidRPr="00A028A9" w:rsidRDefault="6B2F34A2" w:rsidP="001D0238">
            <w:pPr>
              <w:spacing w:after="0" w:line="240" w:lineRule="auto"/>
              <w:jc w:val="left"/>
            </w:pPr>
            <w:r w:rsidRPr="004F7F70">
              <w:rPr>
                <w:rFonts w:ascii="Aptos Narrow" w:eastAsia="Aptos Narrow" w:hAnsi="Aptos Narrow" w:cs="Aptos Narrow"/>
                <w:lang w:val="en-GB"/>
                <w:rPrChange w:id="7" w:author="Lennart Martens" w:date="2026-09-21T20:29:00Z" w16du:dateUtc="2026-09-21T18:29:00Z">
                  <w:rPr>
                    <w:rFonts w:ascii="Aptos Narrow" w:eastAsia="Aptos Narrow" w:hAnsi="Aptos Narrow" w:cs="Aptos Narrow"/>
                    <w:lang w:val="nl-BE"/>
                  </w:rPr>
                </w:rPrChange>
              </w:rPr>
              <w:t xml:space="preserve"> </w:t>
            </w:r>
            <w:r w:rsidRPr="6E1DBBB6">
              <w:rPr>
                <w:rFonts w:ascii="Aptos Narrow" w:eastAsia="Aptos Narrow" w:hAnsi="Aptos Narrow" w:cs="Aptos Narrow"/>
                <w:lang w:val="nl-BE"/>
              </w:rPr>
              <w:t>Campusvej, 5230 Odense, Denmark</w:t>
            </w:r>
          </w:p>
        </w:tc>
        <w:tc>
          <w:tcPr>
            <w:tcW w:w="2552" w:type="dxa"/>
            <w:tcBorders>
              <w:top w:val="nil"/>
              <w:left w:val="nil"/>
              <w:bottom w:val="single" w:sz="4" w:space="0" w:color="auto"/>
              <w:right w:val="single" w:sz="4" w:space="0" w:color="auto"/>
            </w:tcBorders>
            <w:noWrap/>
            <w:hideMark/>
          </w:tcPr>
          <w:p w14:paraId="001363DC"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r>
      <w:tr w:rsidR="001D0238" w:rsidRPr="00A028A9" w14:paraId="164EC31D"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7CEC65AB"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xml:space="preserve"> Marta Lozano Prieto</w:t>
            </w:r>
          </w:p>
        </w:tc>
        <w:tc>
          <w:tcPr>
            <w:tcW w:w="3861" w:type="dxa"/>
            <w:tcBorders>
              <w:top w:val="nil"/>
              <w:left w:val="nil"/>
              <w:bottom w:val="single" w:sz="4" w:space="0" w:color="auto"/>
              <w:right w:val="single" w:sz="4" w:space="0" w:color="auto"/>
            </w:tcBorders>
            <w:noWrap/>
            <w:hideMark/>
          </w:tcPr>
          <w:p w14:paraId="14053AF1"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c>
          <w:tcPr>
            <w:tcW w:w="2552" w:type="dxa"/>
            <w:tcBorders>
              <w:top w:val="nil"/>
              <w:left w:val="nil"/>
              <w:bottom w:val="single" w:sz="4" w:space="0" w:color="auto"/>
              <w:right w:val="single" w:sz="4" w:space="0" w:color="auto"/>
            </w:tcBorders>
            <w:noWrap/>
            <w:hideMark/>
          </w:tcPr>
          <w:p w14:paraId="27B2ED85"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r>
      <w:tr w:rsidR="001D0238" w:rsidRPr="00A028A9" w14:paraId="2A5FDD63"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669FE110"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xml:space="preserve"> Ana Mendes</w:t>
            </w:r>
          </w:p>
        </w:tc>
        <w:tc>
          <w:tcPr>
            <w:tcW w:w="3861" w:type="dxa"/>
            <w:tcBorders>
              <w:top w:val="nil"/>
              <w:left w:val="nil"/>
              <w:bottom w:val="single" w:sz="4" w:space="0" w:color="auto"/>
              <w:right w:val="single" w:sz="4" w:space="0" w:color="auto"/>
            </w:tcBorders>
            <w:noWrap/>
            <w:hideMark/>
          </w:tcPr>
          <w:p w14:paraId="1E89FF20"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c>
          <w:tcPr>
            <w:tcW w:w="2552" w:type="dxa"/>
            <w:tcBorders>
              <w:top w:val="nil"/>
              <w:left w:val="nil"/>
              <w:bottom w:val="single" w:sz="4" w:space="0" w:color="auto"/>
              <w:right w:val="single" w:sz="4" w:space="0" w:color="auto"/>
            </w:tcBorders>
            <w:noWrap/>
            <w:hideMark/>
          </w:tcPr>
          <w:p w14:paraId="2F0D4013"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r>
      <w:tr w:rsidR="001D0238" w:rsidRPr="00A028A9" w14:paraId="790429B9"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3ABCF98E"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xml:space="preserve"> Fatemeh Mirzadeh Sarcheshmeh</w:t>
            </w:r>
          </w:p>
        </w:tc>
        <w:tc>
          <w:tcPr>
            <w:tcW w:w="3861" w:type="dxa"/>
            <w:tcBorders>
              <w:top w:val="nil"/>
              <w:left w:val="nil"/>
              <w:bottom w:val="single" w:sz="4" w:space="0" w:color="auto"/>
              <w:right w:val="single" w:sz="4" w:space="0" w:color="auto"/>
            </w:tcBorders>
            <w:noWrap/>
            <w:hideMark/>
          </w:tcPr>
          <w:p w14:paraId="7EBE8736"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c>
          <w:tcPr>
            <w:tcW w:w="2552" w:type="dxa"/>
            <w:tcBorders>
              <w:top w:val="nil"/>
              <w:left w:val="nil"/>
              <w:bottom w:val="single" w:sz="4" w:space="0" w:color="auto"/>
              <w:right w:val="single" w:sz="4" w:space="0" w:color="auto"/>
            </w:tcBorders>
            <w:noWrap/>
            <w:hideMark/>
          </w:tcPr>
          <w:p w14:paraId="6E561F85"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r>
      <w:tr w:rsidR="001D0238" w:rsidRPr="00A028A9" w14:paraId="48087AFF"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2FC19A84"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xml:space="preserve"> Magnus Palmblad</w:t>
            </w:r>
          </w:p>
        </w:tc>
        <w:tc>
          <w:tcPr>
            <w:tcW w:w="3861" w:type="dxa"/>
            <w:tcBorders>
              <w:top w:val="nil"/>
              <w:left w:val="nil"/>
              <w:bottom w:val="single" w:sz="4" w:space="0" w:color="auto"/>
              <w:right w:val="single" w:sz="4" w:space="0" w:color="auto"/>
            </w:tcBorders>
            <w:noWrap/>
            <w:hideMark/>
          </w:tcPr>
          <w:p w14:paraId="2E52A074" w14:textId="646FD3CF" w:rsidR="001D0238" w:rsidRPr="00A028A9" w:rsidRDefault="2E700820" w:rsidP="001D0238">
            <w:pPr>
              <w:spacing w:after="0" w:line="240" w:lineRule="auto"/>
              <w:jc w:val="left"/>
            </w:pPr>
            <w:r w:rsidRPr="00DA265C">
              <w:rPr>
                <w:rFonts w:ascii="Aptos Narrow" w:eastAsia="Times New Roman" w:hAnsi="Aptos Narrow" w:cs="Times New Roman"/>
                <w:color w:val="000000" w:themeColor="text1"/>
                <w:lang w:val="en-GB" w:eastAsia="nl-BE"/>
              </w:rPr>
              <w:t> </w:t>
            </w:r>
            <w:r w:rsidR="13D54AC8" w:rsidRPr="00DA265C">
              <w:rPr>
                <w:rFonts w:ascii="Aptos Narrow" w:eastAsia="Aptos Narrow" w:hAnsi="Aptos Narrow" w:cs="Aptos Narrow"/>
                <w:lang w:val="en-GB"/>
              </w:rPr>
              <w:t xml:space="preserve"> Center for Proteomics and Metabolomics</w:t>
            </w:r>
          </w:p>
          <w:p w14:paraId="31517A9E" w14:textId="2807E8E0" w:rsidR="001D0238" w:rsidRPr="00A028A9" w:rsidRDefault="13D54AC8" w:rsidP="001D0238">
            <w:pPr>
              <w:spacing w:after="0" w:line="240" w:lineRule="auto"/>
              <w:jc w:val="left"/>
            </w:pPr>
            <w:r w:rsidRPr="00DA265C">
              <w:rPr>
                <w:rFonts w:ascii="Aptos Narrow" w:eastAsia="Aptos Narrow" w:hAnsi="Aptos Narrow" w:cs="Aptos Narrow"/>
                <w:lang w:val="en-GB"/>
              </w:rPr>
              <w:t xml:space="preserve"> Postbus 9600, 2300 RC Leiden, Netherlands</w:t>
            </w:r>
          </w:p>
        </w:tc>
        <w:tc>
          <w:tcPr>
            <w:tcW w:w="2552" w:type="dxa"/>
            <w:tcBorders>
              <w:top w:val="nil"/>
              <w:left w:val="nil"/>
              <w:bottom w:val="single" w:sz="4" w:space="0" w:color="auto"/>
              <w:right w:val="single" w:sz="4" w:space="0" w:color="auto"/>
            </w:tcBorders>
            <w:noWrap/>
            <w:hideMark/>
          </w:tcPr>
          <w:p w14:paraId="1DD9CFE0" w14:textId="77777777" w:rsidR="001D0238" w:rsidRPr="00DA265C" w:rsidRDefault="001D0238" w:rsidP="001D0238">
            <w:pPr>
              <w:spacing w:after="0" w:line="240" w:lineRule="auto"/>
              <w:jc w:val="left"/>
              <w:rPr>
                <w:rFonts w:ascii="Aptos Narrow" w:eastAsia="Times New Roman" w:hAnsi="Aptos Narrow" w:cs="Times New Roman"/>
                <w:color w:val="000000"/>
                <w:lang w:val="en-GB" w:eastAsia="nl-BE"/>
              </w:rPr>
            </w:pPr>
            <w:r w:rsidRPr="00DA265C">
              <w:rPr>
                <w:rFonts w:ascii="Aptos Narrow" w:eastAsia="Times New Roman" w:hAnsi="Aptos Narrow" w:cs="Times New Roman"/>
                <w:color w:val="000000"/>
                <w:lang w:val="en-GB" w:eastAsia="nl-BE"/>
              </w:rPr>
              <w:t> </w:t>
            </w:r>
          </w:p>
        </w:tc>
      </w:tr>
      <w:tr w:rsidR="001D0238" w:rsidRPr="00A028A9" w14:paraId="461A332C"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08637270"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DA265C">
              <w:rPr>
                <w:rFonts w:ascii="Aptos Narrow" w:eastAsia="Times New Roman" w:hAnsi="Aptos Narrow" w:cs="Times New Roman"/>
                <w:color w:val="000000"/>
                <w:lang w:val="en-GB" w:eastAsia="nl-BE"/>
              </w:rPr>
              <w:t xml:space="preserve"> </w:t>
            </w:r>
            <w:r w:rsidRPr="00A028A9">
              <w:rPr>
                <w:rFonts w:ascii="Aptos Narrow" w:eastAsia="Times New Roman" w:hAnsi="Aptos Narrow" w:cs="Times New Roman"/>
                <w:color w:val="000000"/>
                <w:lang w:val="nl-BE" w:eastAsia="nl-BE"/>
              </w:rPr>
              <w:t>Tobias Schmidt</w:t>
            </w:r>
          </w:p>
        </w:tc>
        <w:tc>
          <w:tcPr>
            <w:tcW w:w="3861" w:type="dxa"/>
            <w:tcBorders>
              <w:top w:val="nil"/>
              <w:left w:val="nil"/>
              <w:bottom w:val="single" w:sz="4" w:space="0" w:color="auto"/>
              <w:right w:val="single" w:sz="4" w:space="0" w:color="auto"/>
            </w:tcBorders>
            <w:noWrap/>
            <w:hideMark/>
          </w:tcPr>
          <w:p w14:paraId="6A29F872"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c>
          <w:tcPr>
            <w:tcW w:w="2552" w:type="dxa"/>
            <w:tcBorders>
              <w:top w:val="nil"/>
              <w:left w:val="nil"/>
              <w:bottom w:val="single" w:sz="4" w:space="0" w:color="auto"/>
              <w:right w:val="single" w:sz="4" w:space="0" w:color="auto"/>
            </w:tcBorders>
            <w:noWrap/>
            <w:hideMark/>
          </w:tcPr>
          <w:p w14:paraId="672D0B5F"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r>
      <w:tr w:rsidR="001D0238" w:rsidRPr="00A028A9" w14:paraId="7088A7E7"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7629FBE4"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xml:space="preserve"> Veit Schwämmle</w:t>
            </w:r>
          </w:p>
        </w:tc>
        <w:tc>
          <w:tcPr>
            <w:tcW w:w="3861" w:type="dxa"/>
            <w:tcBorders>
              <w:top w:val="nil"/>
              <w:left w:val="nil"/>
              <w:bottom w:val="single" w:sz="4" w:space="0" w:color="auto"/>
              <w:right w:val="single" w:sz="4" w:space="0" w:color="auto"/>
            </w:tcBorders>
            <w:noWrap/>
            <w:hideMark/>
          </w:tcPr>
          <w:p w14:paraId="43B16306" w14:textId="61C45CFB" w:rsidR="001D0238" w:rsidRPr="00A028A9" w:rsidRDefault="10E6FA95" w:rsidP="001D0238">
            <w:pPr>
              <w:spacing w:after="0" w:line="240" w:lineRule="auto"/>
              <w:jc w:val="left"/>
            </w:pPr>
            <w:r w:rsidRPr="6E1DBBB6">
              <w:rPr>
                <w:rFonts w:ascii="Aptos Narrow" w:eastAsia="Times New Roman" w:hAnsi="Aptos Narrow" w:cs="Times New Roman"/>
                <w:color w:val="000000" w:themeColor="text1"/>
                <w:lang w:eastAsia="nl-BE"/>
              </w:rPr>
              <w:t> </w:t>
            </w:r>
            <w:r w:rsidR="4043F8D5" w:rsidRPr="6E1DBBB6">
              <w:rPr>
                <w:rFonts w:ascii="Aptos Narrow" w:eastAsia="Times New Roman" w:hAnsi="Aptos Narrow" w:cs="Times New Roman"/>
                <w:color w:val="000000" w:themeColor="text1"/>
                <w:lang w:eastAsia="nl-BE"/>
              </w:rPr>
              <w:t xml:space="preserve"> University of Southern Denmark</w:t>
            </w:r>
            <w:r w:rsidR="001D0238">
              <w:br/>
            </w:r>
            <w:r w:rsidR="4043F8D5" w:rsidRPr="6E1DBBB6">
              <w:rPr>
                <w:rFonts w:ascii="Aptos Narrow" w:eastAsia="Times New Roman" w:hAnsi="Aptos Narrow" w:cs="Times New Roman"/>
                <w:color w:val="000000" w:themeColor="text1"/>
                <w:lang w:eastAsia="nl-BE"/>
              </w:rPr>
              <w:t xml:space="preserve"> Campusvej 55, 5230 Odense, Denmark</w:t>
            </w:r>
          </w:p>
        </w:tc>
        <w:tc>
          <w:tcPr>
            <w:tcW w:w="2552" w:type="dxa"/>
            <w:tcBorders>
              <w:top w:val="nil"/>
              <w:left w:val="nil"/>
              <w:bottom w:val="single" w:sz="4" w:space="0" w:color="auto"/>
              <w:right w:val="single" w:sz="4" w:space="0" w:color="auto"/>
            </w:tcBorders>
            <w:noWrap/>
            <w:hideMark/>
          </w:tcPr>
          <w:p w14:paraId="0730A723" w14:textId="77777777" w:rsidR="001D0238" w:rsidRPr="004F7F70" w:rsidRDefault="001D0238" w:rsidP="001D0238">
            <w:pPr>
              <w:spacing w:after="0" w:line="240" w:lineRule="auto"/>
              <w:jc w:val="left"/>
              <w:rPr>
                <w:rFonts w:ascii="Aptos Narrow" w:eastAsia="Times New Roman" w:hAnsi="Aptos Narrow" w:cs="Times New Roman"/>
                <w:color w:val="000000"/>
                <w:lang w:val="en-GB" w:eastAsia="nl-BE"/>
                <w:rPrChange w:id="8" w:author="Lennart Martens" w:date="2026-09-21T20:29:00Z" w16du:dateUtc="2026-09-21T18:29:00Z">
                  <w:rPr>
                    <w:rFonts w:ascii="Aptos Narrow" w:eastAsia="Times New Roman" w:hAnsi="Aptos Narrow" w:cs="Times New Roman"/>
                    <w:color w:val="000000"/>
                    <w:lang w:val="nl-BE" w:eastAsia="nl-BE"/>
                  </w:rPr>
                </w:rPrChange>
              </w:rPr>
            </w:pPr>
            <w:r w:rsidRPr="004F7F70">
              <w:rPr>
                <w:rFonts w:ascii="Aptos Narrow" w:eastAsia="Times New Roman" w:hAnsi="Aptos Narrow" w:cs="Times New Roman"/>
                <w:color w:val="000000"/>
                <w:lang w:val="en-GB" w:eastAsia="nl-BE"/>
                <w:rPrChange w:id="9" w:author="Lennart Martens" w:date="2026-09-21T20:29:00Z" w16du:dateUtc="2026-09-21T18:29:00Z">
                  <w:rPr>
                    <w:rFonts w:ascii="Aptos Narrow" w:eastAsia="Times New Roman" w:hAnsi="Aptos Narrow" w:cs="Times New Roman"/>
                    <w:color w:val="000000"/>
                    <w:lang w:val="nl-BE" w:eastAsia="nl-BE"/>
                  </w:rPr>
                </w:rPrChange>
              </w:rPr>
              <w:t> </w:t>
            </w:r>
          </w:p>
        </w:tc>
      </w:tr>
      <w:tr w:rsidR="001D0238" w:rsidRPr="00A028A9" w14:paraId="6FDA125B"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459E3FFB"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4F7F70">
              <w:rPr>
                <w:rFonts w:ascii="Aptos Narrow" w:eastAsia="Times New Roman" w:hAnsi="Aptos Narrow" w:cs="Times New Roman"/>
                <w:color w:val="000000"/>
                <w:lang w:val="en-GB" w:eastAsia="nl-BE"/>
                <w:rPrChange w:id="10" w:author="Lennart Martens" w:date="2026-09-21T20:29:00Z" w16du:dateUtc="2026-09-21T18:29:00Z">
                  <w:rPr>
                    <w:rFonts w:ascii="Aptos Narrow" w:eastAsia="Times New Roman" w:hAnsi="Aptos Narrow" w:cs="Times New Roman"/>
                    <w:color w:val="000000"/>
                    <w:lang w:val="nl-BE" w:eastAsia="nl-BE"/>
                  </w:rPr>
                </w:rPrChange>
              </w:rPr>
              <w:t xml:space="preserve"> </w:t>
            </w:r>
            <w:r w:rsidRPr="00A028A9">
              <w:rPr>
                <w:rFonts w:ascii="Aptos Narrow" w:eastAsia="Times New Roman" w:hAnsi="Aptos Narrow" w:cs="Times New Roman"/>
                <w:color w:val="000000"/>
                <w:lang w:val="nl-BE" w:eastAsia="nl-BE"/>
              </w:rPr>
              <w:t>Armin Soleymaniniya</w:t>
            </w:r>
          </w:p>
        </w:tc>
        <w:tc>
          <w:tcPr>
            <w:tcW w:w="3861" w:type="dxa"/>
            <w:tcBorders>
              <w:top w:val="nil"/>
              <w:left w:val="nil"/>
              <w:bottom w:val="single" w:sz="4" w:space="0" w:color="auto"/>
              <w:right w:val="single" w:sz="4" w:space="0" w:color="auto"/>
            </w:tcBorders>
            <w:noWrap/>
            <w:hideMark/>
          </w:tcPr>
          <w:p w14:paraId="63094BC9"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c>
          <w:tcPr>
            <w:tcW w:w="2552" w:type="dxa"/>
            <w:tcBorders>
              <w:top w:val="nil"/>
              <w:left w:val="nil"/>
              <w:bottom w:val="single" w:sz="4" w:space="0" w:color="auto"/>
              <w:right w:val="single" w:sz="4" w:space="0" w:color="auto"/>
            </w:tcBorders>
            <w:noWrap/>
            <w:hideMark/>
          </w:tcPr>
          <w:p w14:paraId="76AD426C"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r>
      <w:tr w:rsidR="001D0238" w:rsidRPr="00A028A9" w14:paraId="162BCF95"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1BFF2745"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xml:space="preserve"> Natalia Tichshenko</w:t>
            </w:r>
          </w:p>
        </w:tc>
        <w:tc>
          <w:tcPr>
            <w:tcW w:w="3861" w:type="dxa"/>
            <w:tcBorders>
              <w:top w:val="nil"/>
              <w:left w:val="nil"/>
              <w:bottom w:val="single" w:sz="4" w:space="0" w:color="auto"/>
              <w:right w:val="single" w:sz="4" w:space="0" w:color="auto"/>
            </w:tcBorders>
            <w:noWrap/>
            <w:hideMark/>
          </w:tcPr>
          <w:p w14:paraId="451AFFA1" w14:textId="77777777" w:rsidR="001D0238" w:rsidRDefault="001D0238" w:rsidP="001D0238">
            <w:pPr>
              <w:pStyle w:val="NoSpacing"/>
              <w:suppressLineNumbers/>
              <w:rPr>
                <w:sz w:val="16"/>
                <w:szCs w:val="16"/>
              </w:rPr>
            </w:pPr>
            <w:r w:rsidRPr="00042323">
              <w:rPr>
                <w:sz w:val="16"/>
                <w:szCs w:val="16"/>
              </w:rPr>
              <w:t>CompOmics, VIB-UGent Center for Medical Biotechnology, VIB, 9000 Ghent, Belgium</w:t>
            </w:r>
          </w:p>
          <w:p w14:paraId="37CD98B8" w14:textId="77777777" w:rsidR="001D0238" w:rsidRDefault="001D0238" w:rsidP="001D0238">
            <w:pPr>
              <w:pStyle w:val="NoSpacing"/>
              <w:suppressLineNumbers/>
              <w:rPr>
                <w:szCs w:val="16"/>
              </w:rPr>
            </w:pPr>
          </w:p>
          <w:p w14:paraId="6568A91A" w14:textId="77777777" w:rsidR="001D0238" w:rsidRPr="00042323" w:rsidRDefault="001D0238" w:rsidP="001D0238">
            <w:pPr>
              <w:pStyle w:val="NoSpacing"/>
              <w:suppressLineNumbers/>
              <w:rPr>
                <w:sz w:val="16"/>
                <w:szCs w:val="16"/>
              </w:rPr>
            </w:pPr>
            <w:r w:rsidRPr="00042323">
              <w:rPr>
                <w:sz w:val="16"/>
                <w:szCs w:val="16"/>
              </w:rPr>
              <w:t>Department of Biomolecular Medicine, Faculty of Medicine and Health Sciences, Ghent University, 9000 Ghent, Belgium</w:t>
            </w:r>
          </w:p>
          <w:p w14:paraId="26923F6F" w14:textId="1B55C95F" w:rsidR="001D0238" w:rsidRPr="00B1617E" w:rsidRDefault="001D0238" w:rsidP="001D0238">
            <w:pPr>
              <w:spacing w:after="0" w:line="240" w:lineRule="auto"/>
              <w:jc w:val="left"/>
              <w:rPr>
                <w:rFonts w:ascii="Aptos Narrow" w:eastAsia="Times New Roman" w:hAnsi="Aptos Narrow" w:cs="Times New Roman"/>
                <w:color w:val="000000"/>
                <w:lang w:val="en-GB" w:eastAsia="nl-BE"/>
              </w:rPr>
            </w:pPr>
          </w:p>
        </w:tc>
        <w:tc>
          <w:tcPr>
            <w:tcW w:w="2552" w:type="dxa"/>
            <w:tcBorders>
              <w:top w:val="nil"/>
              <w:left w:val="nil"/>
              <w:bottom w:val="single" w:sz="4" w:space="0" w:color="auto"/>
              <w:right w:val="single" w:sz="4" w:space="0" w:color="auto"/>
            </w:tcBorders>
            <w:noWrap/>
            <w:hideMark/>
          </w:tcPr>
          <w:p w14:paraId="53985619" w14:textId="77777777" w:rsidR="001D0238" w:rsidRPr="00B1617E" w:rsidRDefault="001D0238" w:rsidP="001D0238">
            <w:pPr>
              <w:spacing w:after="0" w:line="240" w:lineRule="auto"/>
              <w:jc w:val="left"/>
              <w:rPr>
                <w:rFonts w:ascii="Aptos Narrow" w:eastAsia="Times New Roman" w:hAnsi="Aptos Narrow" w:cs="Times New Roman"/>
                <w:color w:val="000000"/>
                <w:lang w:val="en-GB" w:eastAsia="nl-BE"/>
              </w:rPr>
            </w:pPr>
            <w:r w:rsidRPr="00B1617E">
              <w:rPr>
                <w:rFonts w:ascii="Aptos Narrow" w:eastAsia="Times New Roman" w:hAnsi="Aptos Narrow" w:cs="Times New Roman"/>
                <w:color w:val="000000"/>
                <w:lang w:val="en-GB" w:eastAsia="nl-BE"/>
              </w:rPr>
              <w:t> </w:t>
            </w:r>
          </w:p>
        </w:tc>
      </w:tr>
      <w:tr w:rsidR="001D0238" w:rsidRPr="00A028A9" w14:paraId="47854735"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29C73A15"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B1617E">
              <w:rPr>
                <w:rFonts w:ascii="Aptos Narrow" w:eastAsia="Times New Roman" w:hAnsi="Aptos Narrow" w:cs="Times New Roman"/>
                <w:color w:val="000000"/>
                <w:lang w:val="en-GB" w:eastAsia="nl-BE"/>
              </w:rPr>
              <w:t xml:space="preserve"> </w:t>
            </w:r>
            <w:r w:rsidRPr="00A028A9">
              <w:rPr>
                <w:rFonts w:ascii="Aptos Narrow" w:eastAsia="Times New Roman" w:hAnsi="Aptos Narrow" w:cs="Times New Roman"/>
                <w:color w:val="000000"/>
                <w:lang w:val="nl-BE" w:eastAsia="nl-BE"/>
              </w:rPr>
              <w:t>Julian Uszkoreit</w:t>
            </w:r>
          </w:p>
        </w:tc>
        <w:tc>
          <w:tcPr>
            <w:tcW w:w="3861" w:type="dxa"/>
            <w:tcBorders>
              <w:top w:val="nil"/>
              <w:left w:val="nil"/>
              <w:bottom w:val="single" w:sz="4" w:space="0" w:color="auto"/>
              <w:right w:val="single" w:sz="4" w:space="0" w:color="auto"/>
            </w:tcBorders>
            <w:noWrap/>
            <w:hideMark/>
          </w:tcPr>
          <w:p w14:paraId="6C4C324D" w14:textId="3D3262CB" w:rsidR="001D0238" w:rsidRPr="00A028A9" w:rsidRDefault="2E700820" w:rsidP="001D0238">
            <w:pPr>
              <w:spacing w:after="0" w:line="240" w:lineRule="auto"/>
              <w:jc w:val="left"/>
            </w:pPr>
            <w:r w:rsidRPr="004F7F70">
              <w:rPr>
                <w:rFonts w:ascii="Aptos Narrow" w:eastAsia="Times New Roman" w:hAnsi="Aptos Narrow" w:cs="Times New Roman"/>
                <w:color w:val="000000" w:themeColor="text1"/>
                <w:lang w:val="en-GB" w:eastAsia="nl-BE"/>
                <w:rPrChange w:id="11" w:author="Lennart Martens" w:date="2026-09-21T20:29:00Z" w16du:dateUtc="2026-09-21T18:29:00Z">
                  <w:rPr>
                    <w:rFonts w:ascii="Aptos Narrow" w:eastAsia="Times New Roman" w:hAnsi="Aptos Narrow" w:cs="Times New Roman"/>
                    <w:color w:val="000000" w:themeColor="text1"/>
                    <w:lang w:val="nl-BE" w:eastAsia="nl-BE"/>
                  </w:rPr>
                </w:rPrChange>
              </w:rPr>
              <w:t> </w:t>
            </w:r>
            <w:r w:rsidR="2D3DA33E" w:rsidRPr="004F7F70">
              <w:rPr>
                <w:rFonts w:ascii="Aptos Narrow" w:eastAsia="Aptos Narrow" w:hAnsi="Aptos Narrow" w:cs="Aptos Narrow"/>
                <w:lang w:val="en-GB"/>
                <w:rPrChange w:id="12" w:author="Lennart Martens" w:date="2026-09-21T20:29:00Z" w16du:dateUtc="2026-09-21T18:29:00Z">
                  <w:rPr>
                    <w:rFonts w:ascii="Aptos Narrow" w:eastAsia="Aptos Narrow" w:hAnsi="Aptos Narrow" w:cs="Aptos Narrow"/>
                    <w:lang w:val="nl-BE"/>
                  </w:rPr>
                </w:rPrChange>
              </w:rPr>
              <w:t xml:space="preserve"> Ruhr University Bochum, Medical Faculty, Medical Bioinformatics</w:t>
            </w:r>
          </w:p>
          <w:p w14:paraId="5B0BFEE2" w14:textId="4323094D" w:rsidR="001D0238" w:rsidRPr="00A028A9" w:rsidRDefault="2D3DA33E" w:rsidP="001D0238">
            <w:pPr>
              <w:spacing w:after="0" w:line="240" w:lineRule="auto"/>
              <w:jc w:val="left"/>
            </w:pPr>
            <w:r w:rsidRPr="004F7F70">
              <w:rPr>
                <w:rFonts w:ascii="Aptos Narrow" w:eastAsia="Aptos Narrow" w:hAnsi="Aptos Narrow" w:cs="Aptos Narrow"/>
                <w:lang w:val="en-GB"/>
                <w:rPrChange w:id="13" w:author="Lennart Martens" w:date="2026-09-21T20:29:00Z" w16du:dateUtc="2026-09-21T18:29:00Z">
                  <w:rPr>
                    <w:rFonts w:ascii="Aptos Narrow" w:eastAsia="Aptos Narrow" w:hAnsi="Aptos Narrow" w:cs="Aptos Narrow"/>
                    <w:lang w:val="nl-BE"/>
                  </w:rPr>
                </w:rPrChange>
              </w:rPr>
              <w:t xml:space="preserve"> </w:t>
            </w:r>
            <w:r w:rsidRPr="651002A0">
              <w:rPr>
                <w:rFonts w:ascii="Aptos Narrow" w:eastAsia="Aptos Narrow" w:hAnsi="Aptos Narrow" w:cs="Aptos Narrow"/>
                <w:lang w:val="nl-BE"/>
              </w:rPr>
              <w:t>Universitätsstr. 150, D-44801 Bochum, Germany</w:t>
            </w:r>
          </w:p>
        </w:tc>
        <w:tc>
          <w:tcPr>
            <w:tcW w:w="2552" w:type="dxa"/>
            <w:tcBorders>
              <w:top w:val="nil"/>
              <w:left w:val="nil"/>
              <w:bottom w:val="single" w:sz="4" w:space="0" w:color="auto"/>
              <w:right w:val="single" w:sz="4" w:space="0" w:color="auto"/>
            </w:tcBorders>
            <w:noWrap/>
            <w:hideMark/>
          </w:tcPr>
          <w:p w14:paraId="763E1A56"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r>
      <w:tr w:rsidR="001D0238" w:rsidRPr="00A028A9" w14:paraId="58BC66DC"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5F09A0BB" w14:textId="06BFC231"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xml:space="preserve"> Tim Van Den Bossche</w:t>
            </w:r>
          </w:p>
        </w:tc>
        <w:tc>
          <w:tcPr>
            <w:tcW w:w="3861" w:type="dxa"/>
            <w:tcBorders>
              <w:top w:val="nil"/>
              <w:left w:val="nil"/>
              <w:bottom w:val="single" w:sz="4" w:space="0" w:color="auto"/>
              <w:right w:val="single" w:sz="4" w:space="0" w:color="auto"/>
            </w:tcBorders>
            <w:noWrap/>
            <w:hideMark/>
          </w:tcPr>
          <w:p w14:paraId="0CDDBFF8" w14:textId="77777777" w:rsidR="001D0238" w:rsidRDefault="001D0238" w:rsidP="001D0238">
            <w:pPr>
              <w:pStyle w:val="NoSpacing"/>
              <w:suppressLineNumbers/>
              <w:rPr>
                <w:sz w:val="16"/>
                <w:szCs w:val="16"/>
              </w:rPr>
            </w:pPr>
            <w:r w:rsidRPr="00042323">
              <w:rPr>
                <w:sz w:val="16"/>
                <w:szCs w:val="16"/>
              </w:rPr>
              <w:t>CompOmics, VIB-UGent Center for Medical Biotechnology, VIB, 9000 Ghent, Belgium</w:t>
            </w:r>
          </w:p>
          <w:p w14:paraId="321A3A94" w14:textId="77777777" w:rsidR="001D0238" w:rsidRDefault="001D0238" w:rsidP="001D0238">
            <w:pPr>
              <w:pStyle w:val="NoSpacing"/>
              <w:suppressLineNumbers/>
              <w:rPr>
                <w:szCs w:val="16"/>
              </w:rPr>
            </w:pPr>
          </w:p>
          <w:p w14:paraId="3345FD0F" w14:textId="77777777" w:rsidR="001D0238" w:rsidRPr="00042323" w:rsidRDefault="001D0238" w:rsidP="001D0238">
            <w:pPr>
              <w:pStyle w:val="NoSpacing"/>
              <w:suppressLineNumbers/>
              <w:rPr>
                <w:sz w:val="16"/>
                <w:szCs w:val="16"/>
              </w:rPr>
            </w:pPr>
            <w:r w:rsidRPr="00042323">
              <w:rPr>
                <w:sz w:val="16"/>
                <w:szCs w:val="16"/>
              </w:rPr>
              <w:t>Department of Biomolecular Medicine, Faculty of Medicine and Health Sciences, Ghent University, 9000 Ghent, Belgium</w:t>
            </w:r>
          </w:p>
          <w:p w14:paraId="0F681608" w14:textId="617627B2" w:rsidR="001D0238" w:rsidRPr="00B1617E" w:rsidRDefault="001D0238" w:rsidP="001D0238">
            <w:pPr>
              <w:spacing w:after="0" w:line="240" w:lineRule="auto"/>
              <w:jc w:val="left"/>
              <w:rPr>
                <w:rFonts w:ascii="Aptos Narrow" w:eastAsia="Times New Roman" w:hAnsi="Aptos Narrow" w:cs="Times New Roman"/>
                <w:color w:val="000000"/>
                <w:lang w:val="en-GB" w:eastAsia="nl-BE"/>
              </w:rPr>
            </w:pPr>
          </w:p>
        </w:tc>
        <w:tc>
          <w:tcPr>
            <w:tcW w:w="2552" w:type="dxa"/>
            <w:tcBorders>
              <w:top w:val="nil"/>
              <w:left w:val="nil"/>
              <w:bottom w:val="single" w:sz="4" w:space="0" w:color="auto"/>
              <w:right w:val="single" w:sz="4" w:space="0" w:color="auto"/>
            </w:tcBorders>
            <w:noWrap/>
            <w:hideMark/>
          </w:tcPr>
          <w:p w14:paraId="2721DA32" w14:textId="77777777" w:rsidR="001D0238" w:rsidRPr="00B1617E" w:rsidRDefault="001D0238" w:rsidP="001D0238">
            <w:pPr>
              <w:spacing w:after="0" w:line="240" w:lineRule="auto"/>
              <w:jc w:val="left"/>
              <w:rPr>
                <w:rFonts w:ascii="Aptos Narrow" w:eastAsia="Times New Roman" w:hAnsi="Aptos Narrow" w:cs="Times New Roman"/>
                <w:color w:val="000000"/>
                <w:lang w:val="en-GB" w:eastAsia="nl-BE"/>
              </w:rPr>
            </w:pPr>
            <w:r w:rsidRPr="00B1617E">
              <w:rPr>
                <w:rFonts w:ascii="Aptos Narrow" w:eastAsia="Times New Roman" w:hAnsi="Aptos Narrow" w:cs="Times New Roman"/>
                <w:color w:val="000000"/>
                <w:lang w:val="en-GB" w:eastAsia="nl-BE"/>
              </w:rPr>
              <w:t> </w:t>
            </w:r>
          </w:p>
        </w:tc>
      </w:tr>
      <w:tr w:rsidR="001D0238" w:rsidRPr="00A028A9" w14:paraId="21BCD075"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4EC2F6B0"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B1617E">
              <w:rPr>
                <w:rFonts w:ascii="Aptos Narrow" w:eastAsia="Times New Roman" w:hAnsi="Aptos Narrow" w:cs="Times New Roman"/>
                <w:color w:val="000000"/>
                <w:lang w:val="en-GB" w:eastAsia="nl-BE"/>
              </w:rPr>
              <w:t xml:space="preserve"> </w:t>
            </w:r>
            <w:r w:rsidRPr="00A028A9">
              <w:rPr>
                <w:rFonts w:ascii="Aptos Narrow" w:eastAsia="Times New Roman" w:hAnsi="Aptos Narrow" w:cs="Times New Roman"/>
                <w:color w:val="000000"/>
                <w:lang w:val="nl-BE" w:eastAsia="nl-BE"/>
              </w:rPr>
              <w:t>Maike Weber</w:t>
            </w:r>
          </w:p>
        </w:tc>
        <w:tc>
          <w:tcPr>
            <w:tcW w:w="3861" w:type="dxa"/>
            <w:tcBorders>
              <w:top w:val="nil"/>
              <w:left w:val="nil"/>
              <w:bottom w:val="single" w:sz="4" w:space="0" w:color="auto"/>
              <w:right w:val="single" w:sz="4" w:space="0" w:color="auto"/>
            </w:tcBorders>
            <w:noWrap/>
            <w:hideMark/>
          </w:tcPr>
          <w:p w14:paraId="287EA5F1"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c>
          <w:tcPr>
            <w:tcW w:w="2552" w:type="dxa"/>
            <w:tcBorders>
              <w:top w:val="nil"/>
              <w:left w:val="nil"/>
              <w:bottom w:val="single" w:sz="4" w:space="0" w:color="auto"/>
              <w:right w:val="single" w:sz="4" w:space="0" w:color="auto"/>
            </w:tcBorders>
            <w:noWrap/>
            <w:hideMark/>
          </w:tcPr>
          <w:p w14:paraId="1DB0C686"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r>
      <w:tr w:rsidR="001D0238" w:rsidRPr="00A028A9" w14:paraId="483667DF"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6395E0CF"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xml:space="preserve"> Shomir Wilson</w:t>
            </w:r>
          </w:p>
        </w:tc>
        <w:tc>
          <w:tcPr>
            <w:tcW w:w="3861" w:type="dxa"/>
            <w:tcBorders>
              <w:top w:val="nil"/>
              <w:left w:val="nil"/>
              <w:bottom w:val="single" w:sz="4" w:space="0" w:color="auto"/>
              <w:right w:val="single" w:sz="4" w:space="0" w:color="auto"/>
            </w:tcBorders>
            <w:noWrap/>
            <w:hideMark/>
          </w:tcPr>
          <w:p w14:paraId="07DE49E8"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c>
          <w:tcPr>
            <w:tcW w:w="2552" w:type="dxa"/>
            <w:tcBorders>
              <w:top w:val="nil"/>
              <w:left w:val="nil"/>
              <w:bottom w:val="single" w:sz="4" w:space="0" w:color="auto"/>
              <w:right w:val="single" w:sz="4" w:space="0" w:color="auto"/>
            </w:tcBorders>
            <w:noWrap/>
            <w:hideMark/>
          </w:tcPr>
          <w:p w14:paraId="75C6018D" w14:textId="77777777"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w:t>
            </w:r>
          </w:p>
        </w:tc>
      </w:tr>
      <w:tr w:rsidR="001D0238" w:rsidRPr="001C3C74" w14:paraId="794AC705"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6A3BB458" w14:textId="63B91494"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A028A9">
              <w:rPr>
                <w:rFonts w:ascii="Aptos Narrow" w:eastAsia="Times New Roman" w:hAnsi="Aptos Narrow" w:cs="Times New Roman"/>
                <w:color w:val="000000"/>
                <w:lang w:val="nl-BE" w:eastAsia="nl-BE"/>
              </w:rPr>
              <w:t xml:space="preserve"> Lennart Martens</w:t>
            </w:r>
          </w:p>
        </w:tc>
        <w:tc>
          <w:tcPr>
            <w:tcW w:w="3861" w:type="dxa"/>
            <w:tcBorders>
              <w:top w:val="nil"/>
              <w:left w:val="nil"/>
              <w:bottom w:val="single" w:sz="4" w:space="0" w:color="auto"/>
              <w:right w:val="single" w:sz="4" w:space="0" w:color="auto"/>
            </w:tcBorders>
            <w:noWrap/>
            <w:hideMark/>
          </w:tcPr>
          <w:p w14:paraId="6E0440A4" w14:textId="4A5B3F9F" w:rsidR="001C3C74" w:rsidRPr="00A0295C" w:rsidRDefault="001C3C74" w:rsidP="001C3C74">
            <w:pPr>
              <w:pStyle w:val="NoSpacing"/>
              <w:suppressLineNumbers/>
              <w:rPr>
                <w:sz w:val="16"/>
                <w:szCs w:val="16"/>
              </w:rPr>
            </w:pPr>
            <w:r w:rsidRPr="00A0295C">
              <w:rPr>
                <w:sz w:val="16"/>
                <w:szCs w:val="16"/>
              </w:rPr>
              <w:t>CompOmics, VIB-UGent Center for Medical Biotechnology, VIB, 9000 Ghent, Belgium</w:t>
            </w:r>
          </w:p>
          <w:p w14:paraId="2CCC3483" w14:textId="77777777" w:rsidR="001C3C74" w:rsidRDefault="001C3C74" w:rsidP="001C3C74">
            <w:pPr>
              <w:pStyle w:val="NoSpacing"/>
              <w:suppressLineNumbers/>
              <w:rPr>
                <w:sz w:val="20"/>
                <w:szCs w:val="20"/>
                <w:vertAlign w:val="superscript"/>
              </w:rPr>
            </w:pPr>
          </w:p>
          <w:p w14:paraId="3430C8D8" w14:textId="3FF4C8E8" w:rsidR="001C3C74" w:rsidRPr="00A0295C" w:rsidRDefault="001C3C74" w:rsidP="001C3C74">
            <w:pPr>
              <w:pStyle w:val="NoSpacing"/>
              <w:suppressLineNumbers/>
              <w:rPr>
                <w:sz w:val="16"/>
                <w:szCs w:val="16"/>
              </w:rPr>
            </w:pPr>
            <w:r w:rsidRPr="00A0295C">
              <w:rPr>
                <w:sz w:val="16"/>
                <w:szCs w:val="16"/>
              </w:rPr>
              <w:t>Department of Biomolecular Medicine, Faculty of Medicine and Health Sciences, Ghent University, 9000 Ghent, Belgium</w:t>
            </w:r>
          </w:p>
          <w:p w14:paraId="2F27CC68" w14:textId="77777777" w:rsidR="001C3C74" w:rsidRDefault="001C3C74" w:rsidP="001C3C74">
            <w:pPr>
              <w:pStyle w:val="NoSpacing"/>
              <w:suppressLineNumbers/>
              <w:rPr>
                <w:sz w:val="20"/>
                <w:szCs w:val="20"/>
                <w:vertAlign w:val="superscript"/>
              </w:rPr>
            </w:pPr>
          </w:p>
          <w:p w14:paraId="4E95C449" w14:textId="2D22E7EA" w:rsidR="001C3C74" w:rsidRPr="00A0295C" w:rsidRDefault="001C3C74" w:rsidP="001C3C74">
            <w:pPr>
              <w:pStyle w:val="NoSpacing"/>
              <w:suppressLineNumbers/>
              <w:rPr>
                <w:sz w:val="16"/>
                <w:szCs w:val="16"/>
              </w:rPr>
            </w:pPr>
            <w:r w:rsidRPr="00A0295C">
              <w:rPr>
                <w:sz w:val="16"/>
                <w:szCs w:val="16"/>
              </w:rPr>
              <w:t>BioOrganic Mass Spectrometry Laboratory (LSMBO), IPHC UMR 7178, University of Strasbourg, CNRS, 67000 Strasbourg, France</w:t>
            </w:r>
          </w:p>
          <w:p w14:paraId="4DF8EB26" w14:textId="77777777" w:rsidR="001C3C74" w:rsidRDefault="001C3C74" w:rsidP="001C3C74">
            <w:pPr>
              <w:pStyle w:val="NoSpacing"/>
              <w:suppressLineNumbers/>
              <w:rPr>
                <w:sz w:val="20"/>
                <w:szCs w:val="20"/>
                <w:vertAlign w:val="superscript"/>
                <w:lang w:val="fr-FR"/>
              </w:rPr>
            </w:pPr>
          </w:p>
          <w:p w14:paraId="6297F8BD" w14:textId="3992C0BD" w:rsidR="001C3C74" w:rsidRPr="00B1617E" w:rsidRDefault="001C3C74" w:rsidP="001C3C74">
            <w:pPr>
              <w:pStyle w:val="NoSpacing"/>
              <w:suppressLineNumbers/>
              <w:rPr>
                <w:sz w:val="16"/>
                <w:szCs w:val="16"/>
                <w:lang w:val="fr-FR"/>
              </w:rPr>
            </w:pPr>
            <w:r w:rsidRPr="00B1617E">
              <w:rPr>
                <w:sz w:val="16"/>
                <w:szCs w:val="16"/>
                <w:lang w:val="fr-FR"/>
              </w:rPr>
              <w:t>Infrastructure Nationale de Protéomique ProFI − UAR 2048, 67087 Strasbourg, France</w:t>
            </w:r>
          </w:p>
          <w:p w14:paraId="0F82881C" w14:textId="7B2E4ACA" w:rsidR="001D0238" w:rsidRPr="001C3C74" w:rsidRDefault="001D0238" w:rsidP="001D0238">
            <w:pPr>
              <w:spacing w:after="0" w:line="240" w:lineRule="auto"/>
              <w:jc w:val="left"/>
              <w:rPr>
                <w:rFonts w:ascii="Aptos Narrow" w:eastAsia="Times New Roman" w:hAnsi="Aptos Narrow" w:cs="Times New Roman"/>
                <w:color w:val="000000"/>
                <w:lang w:val="fr-FR" w:eastAsia="nl-BE"/>
              </w:rPr>
            </w:pPr>
          </w:p>
        </w:tc>
        <w:tc>
          <w:tcPr>
            <w:tcW w:w="2552" w:type="dxa"/>
            <w:tcBorders>
              <w:top w:val="nil"/>
              <w:left w:val="nil"/>
              <w:bottom w:val="single" w:sz="4" w:space="0" w:color="auto"/>
              <w:right w:val="single" w:sz="4" w:space="0" w:color="auto"/>
            </w:tcBorders>
            <w:noWrap/>
            <w:hideMark/>
          </w:tcPr>
          <w:p w14:paraId="1DAC627B" w14:textId="77777777" w:rsidR="001D0238" w:rsidRPr="001C3C74" w:rsidRDefault="001D0238" w:rsidP="001D0238">
            <w:pPr>
              <w:spacing w:after="0" w:line="240" w:lineRule="auto"/>
              <w:jc w:val="left"/>
              <w:rPr>
                <w:rFonts w:ascii="Aptos Narrow" w:eastAsia="Times New Roman" w:hAnsi="Aptos Narrow" w:cs="Times New Roman"/>
                <w:color w:val="000000"/>
                <w:lang w:val="fr-FR" w:eastAsia="nl-BE"/>
              </w:rPr>
            </w:pPr>
            <w:r w:rsidRPr="001C3C74">
              <w:rPr>
                <w:rFonts w:ascii="Aptos Narrow" w:eastAsia="Times New Roman" w:hAnsi="Aptos Narrow" w:cs="Times New Roman"/>
                <w:color w:val="000000"/>
                <w:lang w:val="fr-FR" w:eastAsia="nl-BE"/>
              </w:rPr>
              <w:t> </w:t>
            </w:r>
          </w:p>
        </w:tc>
      </w:tr>
      <w:tr w:rsidR="001D0238" w:rsidRPr="00A028A9" w14:paraId="590CD190" w14:textId="77777777" w:rsidTr="001D0238">
        <w:trPr>
          <w:trHeight w:val="290"/>
        </w:trPr>
        <w:tc>
          <w:tcPr>
            <w:tcW w:w="3080" w:type="dxa"/>
            <w:tcBorders>
              <w:top w:val="nil"/>
              <w:left w:val="single" w:sz="4" w:space="0" w:color="auto"/>
              <w:bottom w:val="single" w:sz="4" w:space="0" w:color="auto"/>
              <w:right w:val="single" w:sz="4" w:space="0" w:color="auto"/>
            </w:tcBorders>
            <w:noWrap/>
            <w:hideMark/>
          </w:tcPr>
          <w:p w14:paraId="44C20FD0" w14:textId="4E5750B3" w:rsidR="001D0238" w:rsidRPr="00A028A9" w:rsidRDefault="001D0238" w:rsidP="001D0238">
            <w:pPr>
              <w:spacing w:after="0" w:line="240" w:lineRule="auto"/>
              <w:jc w:val="left"/>
              <w:rPr>
                <w:rFonts w:ascii="Aptos Narrow" w:eastAsia="Times New Roman" w:hAnsi="Aptos Narrow" w:cs="Times New Roman"/>
                <w:color w:val="000000"/>
                <w:lang w:val="nl-BE" w:eastAsia="nl-BE"/>
              </w:rPr>
            </w:pPr>
            <w:r w:rsidRPr="001C3C74">
              <w:rPr>
                <w:rFonts w:ascii="Aptos Narrow" w:eastAsia="Times New Roman" w:hAnsi="Aptos Narrow" w:cs="Times New Roman"/>
                <w:color w:val="000000"/>
                <w:lang w:val="fr-FR" w:eastAsia="nl-BE"/>
              </w:rPr>
              <w:t xml:space="preserve"> </w:t>
            </w:r>
            <w:r w:rsidRPr="00A028A9">
              <w:rPr>
                <w:rFonts w:ascii="Aptos Narrow" w:eastAsia="Times New Roman" w:hAnsi="Aptos Narrow" w:cs="Times New Roman"/>
                <w:color w:val="000000"/>
                <w:lang w:val="nl-BE" w:eastAsia="nl-BE"/>
              </w:rPr>
              <w:t>Tine Claeys</w:t>
            </w:r>
          </w:p>
        </w:tc>
        <w:tc>
          <w:tcPr>
            <w:tcW w:w="3861" w:type="dxa"/>
            <w:tcBorders>
              <w:top w:val="nil"/>
              <w:left w:val="nil"/>
              <w:bottom w:val="single" w:sz="4" w:space="0" w:color="auto"/>
              <w:right w:val="single" w:sz="4" w:space="0" w:color="auto"/>
            </w:tcBorders>
            <w:noWrap/>
            <w:hideMark/>
          </w:tcPr>
          <w:p w14:paraId="46403307" w14:textId="77777777" w:rsidR="001D0238" w:rsidRDefault="001D0238" w:rsidP="001D0238">
            <w:pPr>
              <w:pStyle w:val="NoSpacing"/>
              <w:suppressLineNumbers/>
              <w:rPr>
                <w:sz w:val="16"/>
                <w:szCs w:val="16"/>
              </w:rPr>
            </w:pPr>
            <w:r w:rsidRPr="00042323">
              <w:rPr>
                <w:sz w:val="16"/>
                <w:szCs w:val="16"/>
              </w:rPr>
              <w:t>CompOmics, VIB-UGent Center for Medical Biotechnology, VIB, 9000 Ghent, Belgium</w:t>
            </w:r>
          </w:p>
          <w:p w14:paraId="27F27314" w14:textId="77777777" w:rsidR="001D0238" w:rsidRDefault="001D0238" w:rsidP="001D0238">
            <w:pPr>
              <w:pStyle w:val="NoSpacing"/>
              <w:suppressLineNumbers/>
              <w:rPr>
                <w:szCs w:val="16"/>
              </w:rPr>
            </w:pPr>
          </w:p>
          <w:p w14:paraId="1B359072" w14:textId="77777777" w:rsidR="001D0238" w:rsidRPr="00042323" w:rsidRDefault="001D0238" w:rsidP="001D0238">
            <w:pPr>
              <w:pStyle w:val="NoSpacing"/>
              <w:suppressLineNumbers/>
              <w:rPr>
                <w:sz w:val="16"/>
                <w:szCs w:val="16"/>
              </w:rPr>
            </w:pPr>
            <w:r w:rsidRPr="00042323">
              <w:rPr>
                <w:sz w:val="16"/>
                <w:szCs w:val="16"/>
              </w:rPr>
              <w:t>Department of Biomolecular Medicine, Faculty of Medicine and Health Sciences, Ghent University, 9000 Ghent, Belgium</w:t>
            </w:r>
          </w:p>
          <w:p w14:paraId="63E58849" w14:textId="08A1E7A4" w:rsidR="001D0238" w:rsidRPr="00B1617E" w:rsidRDefault="001D0238" w:rsidP="001D0238">
            <w:pPr>
              <w:spacing w:after="0" w:line="240" w:lineRule="auto"/>
              <w:jc w:val="left"/>
              <w:rPr>
                <w:rFonts w:ascii="Aptos Narrow" w:eastAsia="Times New Roman" w:hAnsi="Aptos Narrow" w:cs="Times New Roman"/>
                <w:color w:val="000000"/>
                <w:lang w:val="en-GB" w:eastAsia="nl-BE"/>
              </w:rPr>
            </w:pPr>
          </w:p>
        </w:tc>
        <w:tc>
          <w:tcPr>
            <w:tcW w:w="2552" w:type="dxa"/>
            <w:tcBorders>
              <w:top w:val="nil"/>
              <w:left w:val="nil"/>
              <w:bottom w:val="single" w:sz="4" w:space="0" w:color="auto"/>
              <w:right w:val="single" w:sz="4" w:space="0" w:color="auto"/>
            </w:tcBorders>
            <w:noWrap/>
            <w:hideMark/>
          </w:tcPr>
          <w:p w14:paraId="77AA3DAB" w14:textId="77777777" w:rsidR="001D0238" w:rsidRPr="00B1617E" w:rsidRDefault="001D0238" w:rsidP="001D0238">
            <w:pPr>
              <w:spacing w:after="0" w:line="240" w:lineRule="auto"/>
              <w:jc w:val="left"/>
              <w:rPr>
                <w:rFonts w:ascii="Aptos Narrow" w:eastAsia="Times New Roman" w:hAnsi="Aptos Narrow" w:cs="Times New Roman"/>
                <w:color w:val="000000"/>
                <w:lang w:val="en-GB" w:eastAsia="nl-BE"/>
              </w:rPr>
            </w:pPr>
            <w:r w:rsidRPr="00B1617E">
              <w:rPr>
                <w:rFonts w:ascii="Aptos Narrow" w:eastAsia="Times New Roman" w:hAnsi="Aptos Narrow" w:cs="Times New Roman"/>
                <w:color w:val="000000"/>
                <w:lang w:val="en-GB" w:eastAsia="nl-BE"/>
              </w:rPr>
              <w:t> </w:t>
            </w:r>
          </w:p>
        </w:tc>
      </w:tr>
    </w:tbl>
    <w:p w14:paraId="5CD44EBD" w14:textId="0128327F" w:rsidR="008A56FC" w:rsidRPr="00042323" w:rsidRDefault="001513C0" w:rsidP="00294150">
      <w:pPr>
        <w:jc w:val="left"/>
      </w:pPr>
      <w:r w:rsidRPr="00042323">
        <w:t xml:space="preserve">* </w:t>
      </w:r>
      <w:r w:rsidR="00B85909" w:rsidRPr="00042323">
        <w:t>Contributed</w:t>
      </w:r>
      <w:r w:rsidR="00FB1B34" w:rsidRPr="00042323">
        <w:t xml:space="preserve"> equally </w:t>
      </w:r>
      <w:r w:rsidRPr="00042323">
        <w:br/>
        <w:t>% corresponding author</w:t>
      </w:r>
    </w:p>
    <w:p w14:paraId="1FBBCB38" w14:textId="77777777" w:rsidR="006626D3" w:rsidRPr="00A0295C" w:rsidRDefault="006626D3" w:rsidP="006626D3">
      <w:pPr>
        <w:pStyle w:val="NoSpacing"/>
        <w:suppressLineNumbers/>
        <w:rPr>
          <w:sz w:val="16"/>
          <w:szCs w:val="16"/>
        </w:rPr>
      </w:pPr>
      <w:r w:rsidRPr="00A0295C">
        <w:rPr>
          <w:sz w:val="20"/>
          <w:szCs w:val="20"/>
          <w:vertAlign w:val="superscript"/>
        </w:rPr>
        <w:t>1</w:t>
      </w:r>
      <w:r w:rsidRPr="00A0295C">
        <w:rPr>
          <w:sz w:val="16"/>
          <w:szCs w:val="16"/>
          <w:vertAlign w:val="superscript"/>
        </w:rPr>
        <w:t xml:space="preserve"> </w:t>
      </w:r>
      <w:r w:rsidRPr="00A0295C">
        <w:rPr>
          <w:sz w:val="16"/>
          <w:szCs w:val="16"/>
        </w:rPr>
        <w:t>CompOmics, VIB-UGent Center for Medical Biotechnology, VIB, 9000 Ghent, Belgium</w:t>
      </w:r>
    </w:p>
    <w:p w14:paraId="026FD540" w14:textId="77777777" w:rsidR="006626D3" w:rsidRPr="00A0295C" w:rsidRDefault="006626D3" w:rsidP="006626D3">
      <w:pPr>
        <w:pStyle w:val="NoSpacing"/>
        <w:suppressLineNumbers/>
        <w:rPr>
          <w:sz w:val="16"/>
          <w:szCs w:val="16"/>
        </w:rPr>
      </w:pPr>
      <w:r w:rsidRPr="00A0295C">
        <w:rPr>
          <w:sz w:val="20"/>
          <w:szCs w:val="20"/>
          <w:vertAlign w:val="superscript"/>
        </w:rPr>
        <w:t>2</w:t>
      </w:r>
      <w:r w:rsidRPr="00A0295C">
        <w:rPr>
          <w:sz w:val="16"/>
          <w:szCs w:val="16"/>
          <w:vertAlign w:val="superscript"/>
        </w:rPr>
        <w:t xml:space="preserve"> </w:t>
      </w:r>
      <w:r w:rsidRPr="00A0295C">
        <w:rPr>
          <w:sz w:val="16"/>
          <w:szCs w:val="16"/>
        </w:rPr>
        <w:t>Department of Biomolecular Medicine, Faculty of Medicine and Health Sciences, Ghent University, 9000 Ghent, Belgium</w:t>
      </w:r>
    </w:p>
    <w:p w14:paraId="1754AAAE" w14:textId="77777777" w:rsidR="006626D3" w:rsidRPr="00A0295C" w:rsidRDefault="006626D3" w:rsidP="006626D3">
      <w:pPr>
        <w:pStyle w:val="NoSpacing"/>
        <w:suppressLineNumbers/>
        <w:rPr>
          <w:sz w:val="16"/>
          <w:szCs w:val="16"/>
        </w:rPr>
      </w:pPr>
      <w:r w:rsidRPr="00A0295C">
        <w:rPr>
          <w:sz w:val="20"/>
          <w:szCs w:val="20"/>
          <w:vertAlign w:val="superscript"/>
        </w:rPr>
        <w:t>3</w:t>
      </w:r>
      <w:r w:rsidRPr="00A0295C">
        <w:rPr>
          <w:sz w:val="16"/>
          <w:szCs w:val="16"/>
          <w:vertAlign w:val="superscript"/>
        </w:rPr>
        <w:t xml:space="preserve"> </w:t>
      </w:r>
      <w:r w:rsidRPr="00A0295C">
        <w:rPr>
          <w:sz w:val="16"/>
          <w:szCs w:val="16"/>
        </w:rPr>
        <w:t>BioOrganic Mass Spectrometry Laboratory (LSMBO), IPHC UMR 7178, University of Strasbourg, CNRS, 67000 Strasbourg, France</w:t>
      </w:r>
    </w:p>
    <w:p w14:paraId="2624920F" w14:textId="77777777" w:rsidR="006626D3" w:rsidRPr="00B1617E" w:rsidRDefault="006626D3" w:rsidP="006626D3">
      <w:pPr>
        <w:pStyle w:val="NoSpacing"/>
        <w:suppressLineNumbers/>
        <w:rPr>
          <w:sz w:val="16"/>
          <w:szCs w:val="16"/>
          <w:lang w:val="fr-FR"/>
        </w:rPr>
      </w:pPr>
      <w:r w:rsidRPr="00B1617E">
        <w:rPr>
          <w:sz w:val="20"/>
          <w:szCs w:val="20"/>
          <w:vertAlign w:val="superscript"/>
          <w:lang w:val="fr-FR"/>
        </w:rPr>
        <w:t>4</w:t>
      </w:r>
      <w:r w:rsidRPr="00B1617E">
        <w:rPr>
          <w:sz w:val="16"/>
          <w:szCs w:val="16"/>
          <w:vertAlign w:val="superscript"/>
          <w:lang w:val="fr-FR"/>
        </w:rPr>
        <w:t xml:space="preserve"> </w:t>
      </w:r>
      <w:r w:rsidRPr="00B1617E">
        <w:rPr>
          <w:sz w:val="16"/>
          <w:szCs w:val="16"/>
          <w:lang w:val="fr-FR"/>
        </w:rPr>
        <w:t>Infrastructure Nationale de Protéomique ProFI − UAR 2048, 67087 Strasbourg, France</w:t>
      </w:r>
    </w:p>
    <w:p w14:paraId="7E149329" w14:textId="4536A7E8" w:rsidR="001513C0" w:rsidRPr="006626D3" w:rsidRDefault="001513C0" w:rsidP="001513C0">
      <w:pPr>
        <w:rPr>
          <w:lang w:val="fr-FR"/>
        </w:rPr>
      </w:pPr>
      <w:r w:rsidRPr="006626D3">
        <w:rPr>
          <w:lang w:val="fr-FR"/>
        </w:rPr>
        <w:br/>
      </w:r>
    </w:p>
    <w:p w14:paraId="0DBAF3F8" w14:textId="378FDD23" w:rsidR="009C6CC4" w:rsidRPr="00042323" w:rsidRDefault="009C6CC4" w:rsidP="009C6CC4">
      <w:pPr>
        <w:pStyle w:val="Heading1"/>
      </w:pPr>
      <w:r w:rsidRPr="00042323">
        <w:t>Abstract</w:t>
      </w:r>
    </w:p>
    <w:p w14:paraId="148CC73C" w14:textId="2D5A5153" w:rsidR="009C6CC4" w:rsidRPr="00042323" w:rsidRDefault="00A27A19" w:rsidP="00767E08">
      <w:pPr>
        <w:rPr>
          <w:highlight w:val="yellow"/>
        </w:rPr>
      </w:pPr>
      <w:r w:rsidRPr="00A27A19">
        <w:t>Public proteomics repositories hold tens of thousands of datasets</w:t>
      </w:r>
      <w:r w:rsidR="000C389C">
        <w:t xml:space="preserve"> whose </w:t>
      </w:r>
      <w:r w:rsidRPr="00A27A19">
        <w:t xml:space="preserve">reuse depends on metadata absent from structured fields and described only in the associated </w:t>
      </w:r>
      <w:r w:rsidR="00ED28CD">
        <w:t>papers</w:t>
      </w:r>
      <w:r w:rsidRPr="00042323">
        <w:t>.</w:t>
      </w:r>
      <w:r w:rsidR="00C62A19" w:rsidRPr="00042323">
        <w:t xml:space="preserve"> </w:t>
      </w:r>
      <w:r w:rsidR="007374CD">
        <w:t xml:space="preserve">Manual curation </w:t>
      </w:r>
      <w:r w:rsidR="00C62A19" w:rsidRPr="00C62A19">
        <w:t xml:space="preserve">does not scale, </w:t>
      </w:r>
      <w:r w:rsidR="0050357C">
        <w:t xml:space="preserve">while </w:t>
      </w:r>
      <w:r w:rsidR="003875E4">
        <w:t xml:space="preserve">ungrounded, </w:t>
      </w:r>
      <w:r w:rsidR="00C62A19" w:rsidRPr="00C62A19">
        <w:t>automated reading</w:t>
      </w:r>
      <w:r w:rsidR="00C62A19">
        <w:t xml:space="preserve"> </w:t>
      </w:r>
      <w:r w:rsidR="003875E4">
        <w:t>mixes</w:t>
      </w:r>
      <w:r w:rsidR="00767E08">
        <w:t xml:space="preserve"> </w:t>
      </w:r>
      <w:r w:rsidR="00C62A19" w:rsidRPr="00C62A19">
        <w:t xml:space="preserve">reliable </w:t>
      </w:r>
      <w:r w:rsidR="00767E08">
        <w:t xml:space="preserve">and </w:t>
      </w:r>
      <w:r w:rsidR="00C62A19" w:rsidRPr="00C62A19">
        <w:t xml:space="preserve">unreliable </w:t>
      </w:r>
      <w:r w:rsidR="00767E08">
        <w:t>extractions.</w:t>
      </w:r>
      <w:r w:rsidR="00C62A19" w:rsidRPr="00C62A19">
        <w:t xml:space="preserve"> </w:t>
      </w:r>
      <w:r w:rsidR="006B2B9D">
        <w:t>W</w:t>
      </w:r>
      <w:r w:rsidR="00C62A19" w:rsidRPr="00042323">
        <w:t>e</w:t>
      </w:r>
      <w:r w:rsidR="00810A7D">
        <w:t xml:space="preserve"> </w:t>
      </w:r>
      <w:r w:rsidRPr="00A27A19">
        <w:t xml:space="preserve">present HAMLET, an agentic framework that reconstructs the biological, technical and experimental context of deposited datasets from </w:t>
      </w:r>
      <w:r w:rsidRPr="00042323" w:rsidDel="00810A7D">
        <w:t>text</w:t>
      </w:r>
      <w:r w:rsidRPr="00042323">
        <w:t>.</w:t>
      </w:r>
      <w:r w:rsidR="00C62A19" w:rsidRPr="00042323">
        <w:t xml:space="preserve"> </w:t>
      </w:r>
      <w:r w:rsidR="003875E4">
        <w:t>T</w:t>
      </w:r>
      <w:r w:rsidR="00C62A19" w:rsidRPr="00042323">
        <w:t>hree speciali</w:t>
      </w:r>
      <w:r w:rsidR="008036C1">
        <w:t>z</w:t>
      </w:r>
      <w:r w:rsidR="00C62A19" w:rsidRPr="00042323">
        <w:t>ed</w:t>
      </w:r>
      <w:r w:rsidRPr="00A27A19">
        <w:t xml:space="preserve"> agents </w:t>
      </w:r>
      <w:r w:rsidR="00551EC8">
        <w:t>complete</w:t>
      </w:r>
      <w:r w:rsidRPr="00A27A19">
        <w:t xml:space="preserve"> a fixed schema of 38 fields, </w:t>
      </w:r>
      <w:r w:rsidR="00E06631">
        <w:t xml:space="preserve">each </w:t>
      </w:r>
      <w:r w:rsidRPr="00A27A19">
        <w:t xml:space="preserve">value </w:t>
      </w:r>
      <w:r w:rsidR="00E67679">
        <w:t xml:space="preserve">carries its supporting </w:t>
      </w:r>
      <w:r w:rsidRPr="00A27A19">
        <w:t xml:space="preserve">evidence span, and terms are </w:t>
      </w:r>
      <w:r w:rsidR="008036C1" w:rsidRPr="00042323">
        <w:t>normalized</w:t>
      </w:r>
      <w:r w:rsidRPr="00A27A19">
        <w:t xml:space="preserve"> against community ontologies. </w:t>
      </w:r>
      <w:r w:rsidR="00C62A19" w:rsidRPr="00042323">
        <w:t>We</w:t>
      </w:r>
      <w:r w:rsidRPr="00A27A19" w:rsidDel="006614EC">
        <w:t xml:space="preserve"> </w:t>
      </w:r>
      <w:r w:rsidRPr="00A27A19">
        <w:t>benchmark</w:t>
      </w:r>
      <w:r w:rsidR="006614EC">
        <w:t>ed</w:t>
      </w:r>
      <w:r w:rsidRPr="00A27A19">
        <w:t xml:space="preserve"> </w:t>
      </w:r>
      <w:r w:rsidR="00C62A19" w:rsidRPr="00C62A19">
        <w:t xml:space="preserve">against human performance, </w:t>
      </w:r>
      <w:r w:rsidR="00CD35ED">
        <w:t xml:space="preserve">yielding an upper bound for </w:t>
      </w:r>
      <w:r w:rsidRPr="00A27A19">
        <w:t xml:space="preserve">what </w:t>
      </w:r>
      <w:r w:rsidR="00CD35ED">
        <w:t xml:space="preserve">an </w:t>
      </w:r>
      <w:r w:rsidRPr="00A27A19">
        <w:t xml:space="preserve">automated method can achieve. </w:t>
      </w:r>
      <w:r w:rsidR="0084201A">
        <w:t>Ablation shows</w:t>
      </w:r>
      <w:r w:rsidR="00B75788">
        <w:t xml:space="preserve"> that </w:t>
      </w:r>
      <w:r w:rsidR="00F56C0C">
        <w:t xml:space="preserve">specialized agents, </w:t>
      </w:r>
      <w:r w:rsidR="00B75788">
        <w:t xml:space="preserve">rules </w:t>
      </w:r>
      <w:r w:rsidR="00F56C0C">
        <w:t xml:space="preserve">and normalization matter more for accuracy than the language model </w:t>
      </w:r>
      <w:r w:rsidR="00364FC5">
        <w:t>used</w:t>
      </w:r>
      <w:r w:rsidR="00F56C0C">
        <w:t>. Across six models, open-weights and commercial systems performed comparably</w:t>
      </w:r>
      <w:r w:rsidR="00C62A19" w:rsidRPr="00042323">
        <w:t xml:space="preserve">. Applying </w:t>
      </w:r>
      <w:r w:rsidR="00D64975" w:rsidRPr="00042323">
        <w:t>HAMLET</w:t>
      </w:r>
      <w:r w:rsidRPr="00A27A19">
        <w:t xml:space="preserve"> to 1,736 PRIDE datasets</w:t>
      </w:r>
      <w:r w:rsidR="002168C4">
        <w:t xml:space="preserve"> and their associated papers</w:t>
      </w:r>
      <w:r w:rsidRPr="00A27A19">
        <w:t>, we quantify what deposited record</w:t>
      </w:r>
      <w:r w:rsidR="00BB7A4E">
        <w:t>s</w:t>
      </w:r>
      <w:r w:rsidRPr="00A27A19">
        <w:t xml:space="preserve"> </w:t>
      </w:r>
      <w:r w:rsidR="00C62A19" w:rsidRPr="00042323">
        <w:t>contribute</w:t>
      </w:r>
      <w:r w:rsidRPr="00A27A19">
        <w:t xml:space="preserve"> beyond </w:t>
      </w:r>
      <w:r w:rsidR="00C62A19" w:rsidRPr="00042323">
        <w:t>the</w:t>
      </w:r>
      <w:r w:rsidR="00BB7A4E" w:rsidRPr="00042323">
        <w:t>ir</w:t>
      </w:r>
      <w:r w:rsidR="00BB7A4E">
        <w:t xml:space="preserve"> papers</w:t>
      </w:r>
      <w:r w:rsidRPr="00A27A19">
        <w:t xml:space="preserve">, and find that repository descriptors recover most of what closed access </w:t>
      </w:r>
      <w:r w:rsidR="00D309F5">
        <w:t xml:space="preserve">would </w:t>
      </w:r>
      <w:r w:rsidR="00C62A19" w:rsidRPr="00042323">
        <w:t xml:space="preserve">withhold. </w:t>
      </w:r>
      <w:r w:rsidR="00312E05" w:rsidRPr="00312E05">
        <w:t>When combined with MLMarker, our</w:t>
      </w:r>
      <w:r w:rsidRPr="00A27A19">
        <w:t xml:space="preserve"> existing tissue classifier</w:t>
      </w:r>
      <w:r w:rsidR="00312E05" w:rsidRPr="00312E05">
        <w:t>, HAMLET</w:t>
      </w:r>
      <w:r w:rsidR="00C62A19" w:rsidRPr="00C62A19">
        <w:t xml:space="preserve"> </w:t>
      </w:r>
      <w:r w:rsidRPr="00A27A19">
        <w:t xml:space="preserve">resolves </w:t>
      </w:r>
      <w:r w:rsidR="00312E05" w:rsidRPr="00312E05">
        <w:t>multi-tissue</w:t>
      </w:r>
      <w:r w:rsidRPr="00A27A19">
        <w:t xml:space="preserve"> projects down to individual</w:t>
      </w:r>
      <w:r w:rsidR="00312E05" w:rsidRPr="00312E05">
        <w:t>, tissue-specific</w:t>
      </w:r>
      <w:r w:rsidRPr="00A27A19">
        <w:t xml:space="preserve"> raw files. HAMLET is released as a </w:t>
      </w:r>
      <w:r w:rsidR="006463EE" w:rsidRPr="006463EE">
        <w:t>dockerized</w:t>
      </w:r>
      <w:r w:rsidRPr="00A27A19">
        <w:t xml:space="preserve"> tool </w:t>
      </w:r>
      <w:r w:rsidR="006463EE" w:rsidRPr="006463EE">
        <w:t>for</w:t>
      </w:r>
      <w:r w:rsidRPr="00A27A19">
        <w:t xml:space="preserve"> retroactive curation and annotation at deposition.</w:t>
      </w:r>
    </w:p>
    <w:p w14:paraId="5BDC0E28" w14:textId="389F76D0" w:rsidR="000B0963" w:rsidRPr="00042323" w:rsidRDefault="000B0963" w:rsidP="000B0963">
      <w:pPr>
        <w:pStyle w:val="Heading1"/>
      </w:pPr>
      <w:r w:rsidRPr="00042323">
        <w:t>Introduction</w:t>
      </w:r>
    </w:p>
    <w:p w14:paraId="2417FD82" w14:textId="0C952815" w:rsidR="000B0963" w:rsidRPr="00042323" w:rsidRDefault="000B0963" w:rsidP="001B7292">
      <w:r w:rsidRPr="00042323">
        <w:t xml:space="preserve">The systematic sharing of biological data has become a central mechanism by which the life sciences accumulate and extend knowledge, </w:t>
      </w:r>
      <w:r w:rsidR="002E1F47" w:rsidRPr="00042323">
        <w:t>guid</w:t>
      </w:r>
      <w:r w:rsidR="00D41B24" w:rsidRPr="00042323">
        <w:t xml:space="preserve">ed by </w:t>
      </w:r>
      <w:r w:rsidRPr="00042323">
        <w:t>the FAIR principles</w:t>
      </w:r>
      <w:r w:rsidR="00E46CF4" w:rsidRPr="00042323">
        <w:t xml:space="preserve"> </w:t>
      </w:r>
      <w:r w:rsidR="00104C4E" w:rsidRPr="00042323">
        <w:fldChar w:fldCharType="begin"/>
      </w:r>
      <w:r w:rsidR="00104C4E" w:rsidRPr="00042323">
        <w:instrText xml:space="preserve"> ADDIN ZOTERO_ITEM CSL_CITATION {"citationID":"oThJCLGH","properties":{"unsorted":false,"formattedCitation":"\\super 1\\nosupersub{}","plainCitation":"1","noteIndex":0},"citationItems":[{"id":2389,"uris":["http://zotero.org/users/16129121/items/YESQNUZ9"],"itemData":{"id":2389,"type":"article-journal","abstract":"There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Data","language":"en","license":"2016 The Author(s)","page":"160018","publisher":"Nature Publishing Group","source":"www.nature.com","title":"The FAIR Guiding Principles for scientific data management and stewardship","URL":"https://www.nature.com/articles/sdata201618","volume":"3","author":[{"family":"Wilkinson","given":"Mark D."},{"family":"Dumontier","given":"Michel"},{"family":"Aalbersberg","given":"IJsbrand Jan"},{"family":"Appleton","given":"Gabrielle"},{"family":"Axton","given":"Myles"},{"family":"Baak","given":"Arie"},{"family":"Blomberg","given":"Niklas"},{"family":"Boiten","given":"Jan-Willem"},{"family":"Silva Santos","given":"Luiz Bonino","non-dropping-particle":"da"},{"family":"Bourne","given":"Philip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 G."},{"family":"Groth","given":"Paul"},{"family":"Goble","given":"Carole"},{"family":"Grethe","given":"Jeffrey S."},{"family":"Heringa","given":"Jaap"},{"family":"Hoen","given":"Peter A. C.","non-dropping-particle":"’t"},{"family":"Hooft","given":"Rob"},{"family":"Kuhn","given":"Tobias"},{"family":"Kok","given":"Ruben"},{"family":"Kok","given":"Joost"},{"family":"Lusher","given":"Scott J."},{"family":"Martone","given":"Maryann E."},{"family":"Mons","given":"Albert"},{"family":"Packer","given":"Abel L."},{"family":"Persson","given":"Bengt"},{"family":"Rocca-Serra","given":"Philippe"},{"family":"Roos","given":"Marco"},{"family":"Schaik","given":"Rene","non-dropping-particle":"van"},{"family":"Sansone","given":"Susanna-Assunta"},{"family":"Schultes","given":"Erik"},{"family":"Sengstag","given":"Thierry"},{"family":"Slater","given":"Ted"},{"family":"Strawn","given":"George"},{"family":"Swertz","given":"Morris A."},{"family":"Thompson","given":"Mark"},{"family":"Lei","given":"Johan","non-dropping-particle":"van der"},{"family":"Mulligen","given":"Erik","non-dropping-particle":"van"},{"family":"Velterop","given":"Jan"},{"family":"Waagmeester","given":"Andra"},{"family":"Wittenburg","given":"Peter"},{"family":"Wolstencroft","given":"Katherine"},{"family":"Zhao","given":"Jun"},{"family":"Mons","given":"Barend"}],"accessed":{"date-parts":[["2025",8,12]]},"issued":{"date-parts":[["2016",3,15]]}}}],"schema":"https://github.com/citation-style-language/schema/raw/master/csl-citation.json"} </w:instrText>
      </w:r>
      <w:r w:rsidR="00104C4E" w:rsidRPr="00042323">
        <w:fldChar w:fldCharType="separate"/>
      </w:r>
      <w:r w:rsidR="00104C4E" w:rsidRPr="00104C4E">
        <w:rPr>
          <w:rFonts w:cs="Calibri"/>
          <w:vertAlign w:val="superscript"/>
        </w:rPr>
        <w:t>1</w:t>
      </w:r>
      <w:r w:rsidR="00104C4E" w:rsidRPr="00042323">
        <w:fldChar w:fldCharType="end"/>
      </w:r>
      <w:r w:rsidRPr="00042323">
        <w:t xml:space="preserve">. </w:t>
      </w:r>
      <w:r w:rsidR="00D135B1" w:rsidRPr="00042323">
        <w:t>This ha</w:t>
      </w:r>
      <w:r w:rsidR="007A3220" w:rsidRPr="00042323">
        <w:t xml:space="preserve">s led </w:t>
      </w:r>
      <w:r w:rsidR="00186268" w:rsidRPr="00042323">
        <w:t>to an acc</w:t>
      </w:r>
      <w:r w:rsidR="004103BB" w:rsidRPr="00042323">
        <w:t>u</w:t>
      </w:r>
      <w:r w:rsidR="00501A8C" w:rsidRPr="00042323">
        <w:t>mulation o</w:t>
      </w:r>
      <w:r w:rsidR="006F6DE5" w:rsidRPr="00042323">
        <w:t xml:space="preserve">f </w:t>
      </w:r>
      <w:r w:rsidRPr="00042323">
        <w:t xml:space="preserve">large volumes of </w:t>
      </w:r>
      <w:r w:rsidR="003E01C4" w:rsidRPr="00042323">
        <w:t>genomics</w:t>
      </w:r>
      <w:r w:rsidRPr="00042323">
        <w:t>, transcriptomics, proteomics</w:t>
      </w:r>
      <w:r w:rsidR="003E01C4" w:rsidRPr="00042323">
        <w:t>, metabolomics,</w:t>
      </w:r>
      <w:r w:rsidRPr="00042323">
        <w:t xml:space="preserve"> </w:t>
      </w:r>
      <w:r w:rsidR="00795D7F" w:rsidRPr="00042323">
        <w:t xml:space="preserve">structural, </w:t>
      </w:r>
      <w:r w:rsidRPr="00042323">
        <w:t xml:space="preserve">and imaging data </w:t>
      </w:r>
      <w:r w:rsidR="00911A59" w:rsidRPr="00042323">
        <w:t xml:space="preserve">in </w:t>
      </w:r>
      <w:r w:rsidR="00795D7F" w:rsidRPr="00042323">
        <w:t xml:space="preserve">various </w:t>
      </w:r>
      <w:r w:rsidR="00911A59" w:rsidRPr="00042323">
        <w:t>pu</w:t>
      </w:r>
      <w:r w:rsidR="003D1A32" w:rsidRPr="00042323">
        <w:t>bli</w:t>
      </w:r>
      <w:r w:rsidR="004E3DC2" w:rsidRPr="00042323">
        <w:t>c rep</w:t>
      </w:r>
      <w:r w:rsidR="009A45F9" w:rsidRPr="00042323">
        <w:t>ositories</w:t>
      </w:r>
      <w:r w:rsidR="00DD2DD0">
        <w:fldChar w:fldCharType="begin"/>
      </w:r>
      <w:r w:rsidR="00DD2DD0">
        <w:instrText xml:space="preserve"> ADDIN ZOTERO_ITEM CSL_CITATION {"citationID":"GmSuOwlC","properties":{"unsorted":false,"formattedCitation":"\\super 2\\uc0\\u8211{}5\\nosupersub{}","plainCitation":"2–5","noteIndex":0},"citationItems":[{"id":3216,"uris":["http://zotero.org/users/16129121/items/DJUFPNB4"],"itemData":{"id":3216,"type":"article-journal","abstract":"The National Center for Biotechnology Information (NCBI) provides online information resources for biology, including the GenBank® nucleic acid sequence repository and the PubMed® repository of citations and abstracts published in life science journals. NCBI provides search and retrieval operations for most of these data from 31 distinct repositories and knowledgebases. The E-utilities serve as the programming interface for most of these. Resources receiving significant updates in the past year include PubMed, PubMed Central, Bookshelf, the NIH Comparative Genomics Resource, BLAST, Sequence Read Archive, Taxonomy, iCn3D, Conserved Domain Database, Pathogen Detection, antimicrobial resistance resources and PubChem. These resources can be accessed through the NCBI home page at https://www.ncbi.nlm.nih.gov., \nGraphical Abstract","container-title":"Nucleic Acids Research","DOI":"10.1093/nar/gkae979","ISSN":"0305-1048","issue":"D1","journalAbbreviation":"Nucleic Acids Res","page":"D20-D29","PMID":"39526373","PMCID":"PMC11701734","source":"PubMed Central","title":"Database resources of the National Center for Biotechnology Information in 2025","URL":"https://pmc.ncbi.nlm.nih.gov/articles/PMC11701734/","volume":"53","author":[{"family":"Sayers","given":"Eric W"},{"family":"Beck","given":"Jeffrey"},{"family":"Bolton","given":"Evan E"},{"family":"Brister","given":"J Rodney"},{"family":"Chan","given":"Jessica"},{"family":"Connor","given":"Ryan"},{"family":"Feldgarden","given":"Michael"},{"family":"Fine","given":"Anna M"},{"family":"Funk","given":"Kathryn"},{"family":"Hoffman","given":"Jinna"},{"family":"Kannan","given":"Sivakumar"},{"family":"Kelly","given":"Christopher"},{"family":"Klimke","given":"William"},{"family":"Kim","given":"Sunghwan"},{"family":"Lathrop","given":"Stacy"},{"family":"Marchler-Bauer","given":"Aron"},{"family":"Murphy","given":"Terence D"},{"family":"O’Sullivan","given":"Chris"},{"family":"Schmieder","given":"Erin"},{"family":"Skripchenko","given":"Yuriy"},{"family":"Stine","given":"Adam"},{"family":"Thibaud-Nissen","given":"Francoise"},{"family":"Wang","given":"Jiyao"},{"family":"Ye","given":"Jian"},{"family":"Zellers","given":"Erin"},{"family":"Schneider","given":"Valerie A"},{"family":"Pruitt","given":"Kim D"}],"accessed":{"date-parts":[["2026",9,17]]},"issued":{"date-parts":[["2024",11,11]]}}},{"id":3222,"uris":["http://zotero.org/users/16129121/items/G32LEADW"],"itemData":{"id":3222,"type":"article-journal","abstract":"The Gene Expression Omnibus (GEO) is an international public repository that archives gene expression and epigenomics data sets generated by next-generation sequencing and microarray technologies. Data are typically submitted to GEO by researchers in compliance with widespread journal and funder mandates to make generated data publicly accessible. The resource handles raw data files, processed data files and descriptive metadata for over 200 000 studies and 6.5 million samples, all of which are indexed, searchable and downloadable. Additionally, GEO offers web-based tools that facilitate analysis and visualization of differential gene expression. This article presents the current status and recent advancements in GEO, including the generation of consistently computed gene expression count matrices for thousands of RNA-seq studies, and new interactive graphical plots in GEO2R that help users identify differentially expressed genes and assess data set quality. The GEO repository is built and maintained by the National Center for Biotechnology Information (NCBI), a division of the National Library of Medicine (NLM), and is publicly accessible at https://www.ncbi.nlm.nih.gov/geo/., \nGraphical Abstract","container-title":"Nucleic Acids Research","DOI":"10.1093/nar/gkad965","ISSN":"0305-1048","issue":"D1","journalAbbreviation":"Nucleic Acids Res","page":"D138-D144","PMID":"37933855","PMCID":"PMC10767856","source":"PubMed Central","title":"NCBI GEO: archive for gene expression and epigenomics data sets: 23-year update","title-short":"NCBI GEO","URL":"https://pmc.ncbi.nlm.nih.gov/articles/PMC10767856/","volume":"52","author":[{"family":"Clough","given":"Emily"},{"family":"Barrett","given":"Tanya"},{"family":"Wilhite","given":"Stephen E"},{"family":"Ledoux","given":"Pierre"},{"family":"Evangelista","given":"Carlos"},{"family":"Kim","given":"Irene F"},{"family":"Tomashevsky","given":"Maxim"},{"family":"Marshall","given":"Kimberly A"},{"family":"Phillippy","given":"Katherine H"},{"family":"Sherman","given":"Patti M"},{"family":"Lee","given":"Hyeseung"},{"family":"Zhang","given":"Naigong"},{"family":"Serova","given":"Nadezhda"},{"family":"Wagner","given":"Lukas"},{"family":"Zalunin","given":"Vadim"},{"family":"Kochergin","given":"Andrey"},{"family":"Soboleva","given":"Alexandra"}],"accessed":{"date-parts":[["2026",9,17]]},"issued":{"date-parts":[["2023",11,2]]}}},{"id":3167,"uris":["http://zotero.org/users/16129121/items/9GMGL37Q"],"itemData":{"id":3167,"type":"article-journal","abstract":"The ProteomeXchange consortium of proteomics resources (http://www.proteomexchange.org) was established to standardize open data practices in the mass spectrometry (MS)-based proteomics field. Here, we describe the main developments in ProteomeXchange in the last 3 years. The six member databases of ProteomeXchange, spread out in three different continents, are the PRIDE database, PeptideAtlas, MassIVE, jPOST, iProX, and Panorama Public. We provide updated data submission statistics, showcasing that the number of datasets submitted to ProteomeXchange resources has continued to accelerate every year. Through June 2025, 64 330 datasets had been submitted to ProteomeXchange resources, and from those, 30 097 (47%) just in the last 3 years. We also report on the improvements in the support for the standards developed by the Proteomics Standards Initiative, e.g. for Universal Spectrum Identifiers and for SDRF (Sample and Data Relationship Format)-Proteomics. Additionally, we highlight the increase in data reuse activities of public datasets, including targeted reanalyses of datasets of different proteomics data types, and the development of novel machine learning approaches. Finally, we summarize our plans for the near future, covering the development of resources for controlled-access human proteomics data, and for the support of non-MS proteomics approaches.","container-title":"Nucleic Acids Research","DOI":"10.1093/nar/gkaf1146","ISSN":"1362-4962","issue":"D1","journalAbbreviation":"Nucleic Acids Res","page":"D459-D469","source":"Silverchair","title":"The ProteomeXchange consortium in 2026: making proteomics data FAIR","title-short":"The ProteomeXchange consortium in 2026","URL":"https://doi.org/10.1093/nar/gkaf1146","volume":"54","author":[{"family":"Deutsch","given":"Eric W"},{"family":"Bandeira","given":"Nuno"},{"family":"Perez-Riverol","given":"Yasset"},{"family":"Sharma","given":"Vagisha"},{"family":"Carver","given":"Jeremy J"},{"family":"Mendoza","given":"Luis"},{"family":"Kundu","given":"Deepti J"},{"family":"Bandla","given":"Chakradhar"},{"family":"Kamatchinathan","given":"Selvakumar"},{"family":"Hewapathirana","given":"Suresh"},{"family":"Sun","given":"Zhi"},{"family":"Kawano","given":"Shin"},{"family":"Okuda","given":"Shujiro"},{"family":"Connolly","given":"Brian"},{"family":"MacLean","given":"Brendan"},{"family":"MacCoss","given":"Michael J"},{"family":"Chen","given":"Tao"},{"family":"Zhu","given":"Yunping"},{"family":"Ishihama","given":"Yasushi"},{"family":"Vizcaíno","given":"Juan Antonio"}],"accessed":{"date-parts":[["2026",9,15]]},"issued":{"date-parts":[["2026",1,6]]}}},{"id":3226,"uris":["http://zotero.org/users/16129121/items/CP8NQTBS"],"itemData":{"id":3226,"type":"article-journal","abstract":"MetaboLights is a global database for metabolomics studies including the raw experimental data and the associated metadata. The database is cross-species and cross-technique and covers metabolite structures and their reference spectra as well as their biological roles and locations where available. MetaboLights is the recommended metabolomics repository for a number of leading journals and ELIXIR, the European infrastructure for life science information. In this article, we describe the continued growth and diversity of submissions and the significant developments in recent years. In particular, we highlight MetaboLights Labs, our new Galaxy Project instance with repository-scale standardized workflows, and how data public on MetaboLights are being reused by the community. Metabolomics resources and data are available under the EMBL-EBI’s Terms of Use at https://www.ebi.ac.uk/metabolights and under Apache 2.0 at https://github.com/EBI-Metabolights.","container-title":"Nucleic Acids Research","DOI":"10.1093/nar/gkad1045","ISSN":"0305-1048","issue":"D1","journalAbbreviation":"Nucleic Acids Res","page":"D640-D646","source":"Silverchair","title":"MetaboLights: open data repository for metabolomics","title-short":"MetaboLights","URL":"https://doi.org/10.1093/nar/gkad1045","volume":"52","author":[{"family":"Yurekten","given":"Ozgur"},{"family":"Payne","given":"Thomas"},{"family":"Tejera","given":"Noemi"},{"family":"Amaladoss","given":"Felix Xavier"},{"family":"Martin","given":"Callum"},{"family":"Williams","given":"Mark"},{"family":"O’Donovan","given":"Claire"}],"accessed":{"date-parts":[["2026",9,17]]},"issued":{"date-parts":[["2024",1,5]]}}}],"schema":"https://github.com/citation-style-language/schema/raw/master/csl-citation.json"} </w:instrText>
      </w:r>
      <w:r w:rsidR="00DD2DD0">
        <w:fldChar w:fldCharType="separate"/>
      </w:r>
      <w:r w:rsidR="00DD2DD0" w:rsidRPr="00DD2DD0">
        <w:rPr>
          <w:rFonts w:cs="Calibri"/>
          <w:vertAlign w:val="superscript"/>
        </w:rPr>
        <w:t>2–5</w:t>
      </w:r>
      <w:r w:rsidR="00DD2DD0">
        <w:fldChar w:fldCharType="end"/>
      </w:r>
      <w:r w:rsidRPr="00042323">
        <w:t xml:space="preserve">. </w:t>
      </w:r>
      <w:r w:rsidR="00091BDE" w:rsidRPr="00042323">
        <w:t>H</w:t>
      </w:r>
      <w:r w:rsidR="00C20B9A" w:rsidRPr="00042323">
        <w:t xml:space="preserve">owever, </w:t>
      </w:r>
      <w:r w:rsidR="00415DAA" w:rsidRPr="00042323">
        <w:t xml:space="preserve">the </w:t>
      </w:r>
      <w:r w:rsidR="00C45955" w:rsidRPr="00042323">
        <w:t>potential</w:t>
      </w:r>
      <w:r w:rsidR="00415DAA" w:rsidRPr="00042323">
        <w:t xml:space="preserve"> </w:t>
      </w:r>
      <w:r w:rsidRPr="00042323">
        <w:t>scientific value</w:t>
      </w:r>
      <w:r w:rsidR="00FF6159" w:rsidRPr="00042323">
        <w:t xml:space="preserve"> of th</w:t>
      </w:r>
      <w:r w:rsidR="000230C3" w:rsidRPr="00042323">
        <w:t>e</w:t>
      </w:r>
      <w:r w:rsidR="00BE1EDA" w:rsidRPr="00042323">
        <w:t>se</w:t>
      </w:r>
      <w:r w:rsidR="00C45955" w:rsidRPr="00042323">
        <w:t xml:space="preserve"> deposited </w:t>
      </w:r>
      <w:r w:rsidR="000230C3" w:rsidRPr="00042323">
        <w:t xml:space="preserve">datasets </w:t>
      </w:r>
      <w:r w:rsidR="00D9242D" w:rsidRPr="00042323">
        <w:t>hinges</w:t>
      </w:r>
      <w:r w:rsidRPr="00042323">
        <w:t xml:space="preserve"> on </w:t>
      </w:r>
      <w:r w:rsidR="00D9242D" w:rsidRPr="00042323">
        <w:t xml:space="preserve">the presence of sufficient </w:t>
      </w:r>
      <w:r w:rsidRPr="00042323">
        <w:t xml:space="preserve">context </w:t>
      </w:r>
      <w:r w:rsidR="00D9242D" w:rsidRPr="00042323">
        <w:t xml:space="preserve">for </w:t>
      </w:r>
      <w:r w:rsidRPr="00042323">
        <w:t>interpret</w:t>
      </w:r>
      <w:r w:rsidR="00D9242D" w:rsidRPr="00042323">
        <w:t xml:space="preserve">ation </w:t>
      </w:r>
      <w:r w:rsidRPr="00042323">
        <w:t>and reuse</w:t>
      </w:r>
      <w:r w:rsidR="00C85F9D">
        <w:fldChar w:fldCharType="begin"/>
      </w:r>
      <w:r w:rsidR="00DD2DD0">
        <w:instrText xml:space="preserve"> ADDIN ZOTERO_ITEM CSL_CITATION {"citationID":"0KtfaL5M","properties":{"unsorted":false,"formattedCitation":"\\super 6\\uc0\\u8211{}8\\nosupersub{}","plainCitation":"6–8","noteIndex":0},"citationItems":[{"id":3213,"uris":["http://zotero.org/users/16129121/items/NI7L3RBP"],"itemData":{"id":3213,"type":"article-journal","abstract":"The proteomics community has fully embraced data sharing,\nyet data\nset metadata provision remains limited, especially at the level of\nthe biological samples and experimental design. This hampers large-scale\ndata reuse, as comprehensive and structured sample context and study\ndesign information are often essential for confident, automatic reuse,\nand (re)­interpretation. Although standards such as Sample and Data\nRelationship Format for Proteomics (SDRF-Proteomics) and supporting\ntools are already available, their adoption remains limited. Many\nresearchers lack incentives, and enforcement by journals and repositories\nremains challenging in practice. Still, metadata defines a data set’s\nlong-term value. We propose a coordinated plan to dramatically improve\nmetadata annotation of publicly disseminated proteomics data. Funders\ncan drive progress by investing in a sustainable, scalable metadata\ninfrastructure. HUPO-PSI plays a central role in setting community\nstandards and enabling validation. ProteomeXchange repositories are\nkey to implementing and supporting metadata adoption. Data producers\nmust treat metadata as a part of their scientific output. Instrument\nvendors can contribute by enabling the automatic capture of technical\nmetadata. Software developers should embed SDRF-Proteomics metadata\ninto analysis workflows. Finally, journals and reviewers are well\npositioned to shape expectations and enforce compliance. By aligning\nefforts across these stakeholders, we can build the road to large-scale,\ncontext-aware reuse and unlock the full value of public proteomics\ndata sets.","container-title":"Journal of Proteome Research","DOI":"10.1021/acs.jproteome.5c00958","ISSN":"1535-3893","issue":"2","journalAbbreviation":"J Proteome Res","page":"556-561","PMID":"41565352","PMCID":"PMC12887984","source":"PubMed Central","title":"Unlocking the Next Decade of Proteomics with Standardized, Structured Metadata","URL":"https://pmc.ncbi.nlm.nih.gov/articles/PMC12887984/","volume":"25","author":[{"family":"Van Den Bossche","given":"Tim"},{"family":"Prakash","given":"Ananth"},{"family":"Claeys","given":"Tine"},{"family":"Vizcaíno","given":"Juan Antonio"},{"family":"Martens","given":"Lennart"}],"accessed":{"date-parts":[["2026",9,17]]}}},{"id":790,"uris":["http://zotero.org/users/16129121/items/2K8BMQSW"],"itemData":{"id":790,"type":"article-journal","container-title":"Nature communications","DOI":"https://dx.doi.org/10.21203/rs.3.rs-2937726/v1","issue":"6473","title":"lesSDRF Is More: Maximizing The Value Of Proteomics Data Through Streamlined Metadata Annotation","volume":"14","author":[{"family":"Claeys","given":"Tine"},{"family":"Van Den Bossche","given":"Tim"},{"family":"Perez-Riverol","given":"Yasset"},{"family":"Gevaert","given":"Kris"},{"family":"Vizcaíno","given":"Juan Antonio"},{"family":"Martens","given":"Lennart"}],"issued":{"date-parts":[["2023"]]}}},{"id":608,"uris":["http://zotero.org/users/16129121/items/6IIPK6C7"],"itemData":{"id":608,"type":"article-journal","abstract":"Data sharing in mass spectrometry (MS)-based proteomics is becoming a common scientific practice, as is now common in the case of other, more mature ‘omics’ disciplines like genomics and transcriptomics. We want to highlight that this situation, unprecedented in the field, opens a plethora of opportunities for data scientists. First, we explain in some detail some of the work already achieved, such as systematic reanalysis efforts. We also explain existing applications of public proteomics data, such as proteogenomics and the creation of spectral libraries and spectral archives. Finally, we discuss the main existing challenges and mention the first attempts to combine public proteomics data with other types of omics data sets.","container-title":"Trends in Biochemical Sciences","DOI":"10.1016/j.tibs.2017.01.001","ISSN":"13624326","issue":"5","page":"333-341","PMID":"28118949","publisher":"Elsevier Ltd","title":"A Golden Age for Working with Public Proteomics Data","URL":"http://dx.doi.org/10.1016/j.tibs.2017.01.001","volume":"42","author":[{"family":"Martens","given":"Lennart"},{"family":"Vizcaíno","given":"Juan Antonio"}],"issued":{"date-parts":[["2017"]]}}}],"schema":"https://github.com/citation-style-language/schema/raw/master/csl-citation.json"} </w:instrText>
      </w:r>
      <w:r w:rsidR="00C85F9D">
        <w:fldChar w:fldCharType="separate"/>
      </w:r>
      <w:r w:rsidR="00DD2DD0" w:rsidRPr="00DD2DD0">
        <w:rPr>
          <w:rFonts w:cs="Calibri"/>
          <w:vertAlign w:val="superscript"/>
        </w:rPr>
        <w:t>6–8</w:t>
      </w:r>
      <w:r w:rsidR="00C85F9D">
        <w:fldChar w:fldCharType="end"/>
      </w:r>
      <w:r w:rsidRPr="00042323">
        <w:t xml:space="preserve">. That context is </w:t>
      </w:r>
      <w:r w:rsidR="0093168E" w:rsidRPr="00042323">
        <w:t>captured in</w:t>
      </w:r>
      <w:r w:rsidRPr="00042323">
        <w:t xml:space="preserve"> metadata: the organism, tissue, cell type, disease state, perturbation, replicate structure, instrument</w:t>
      </w:r>
      <w:r w:rsidR="00192FFE" w:rsidRPr="00042323">
        <w:t>,</w:t>
      </w:r>
      <w:r w:rsidRPr="00042323">
        <w:t xml:space="preserve"> and processing choices behind a measurement. </w:t>
      </w:r>
      <w:r w:rsidR="00B3019A" w:rsidRPr="00042323">
        <w:t>Therefore, w</w:t>
      </w:r>
      <w:r w:rsidR="005D7A04" w:rsidRPr="00042323">
        <w:t xml:space="preserve">hile deposited datasets </w:t>
      </w:r>
      <w:r w:rsidR="00B3019A" w:rsidRPr="00042323">
        <w:t xml:space="preserve">without metadata in structured and computable form </w:t>
      </w:r>
      <w:r w:rsidR="005D7A04" w:rsidRPr="00042323">
        <w:t>remain technically accessible</w:t>
      </w:r>
      <w:r w:rsidRPr="00042323">
        <w:t>,</w:t>
      </w:r>
      <w:r w:rsidRPr="00042323" w:rsidDel="00B3019A">
        <w:t xml:space="preserve"> </w:t>
      </w:r>
      <w:r w:rsidR="00B3019A" w:rsidRPr="00042323">
        <w:t xml:space="preserve">these are </w:t>
      </w:r>
      <w:r w:rsidR="005D7A04" w:rsidRPr="00042323">
        <w:t xml:space="preserve">essentially uninterpretable </w:t>
      </w:r>
      <w:r w:rsidR="00AC3494" w:rsidRPr="00042323">
        <w:t>in pr</w:t>
      </w:r>
      <w:r w:rsidR="00C55C37" w:rsidRPr="00042323">
        <w:t>acti</w:t>
      </w:r>
      <w:r w:rsidR="00421B64" w:rsidRPr="00042323">
        <w:t>ce</w:t>
      </w:r>
      <w:r w:rsidRPr="00042323">
        <w:t xml:space="preserve">. </w:t>
      </w:r>
      <w:r w:rsidR="00FB0A50" w:rsidRPr="00042323">
        <w:t xml:space="preserve">Importantly, the </w:t>
      </w:r>
      <w:r w:rsidRPr="00042323">
        <w:t xml:space="preserve">cost of </w:t>
      </w:r>
      <w:r w:rsidR="00FB0A50" w:rsidRPr="00042323">
        <w:t xml:space="preserve">lacking metadata </w:t>
      </w:r>
      <w:r w:rsidRPr="00042323">
        <w:t xml:space="preserve">is rising, </w:t>
      </w:r>
      <w:r w:rsidR="00FB0A50" w:rsidRPr="00042323">
        <w:t>as</w:t>
      </w:r>
      <w:r w:rsidRPr="00042323">
        <w:t xml:space="preserve"> datasets are increasingly reused for purposes their original investigators did not anticipate, including cross-study meta-analysis, benchmarking of computational methods, and the training of machine learning models </w:t>
      </w:r>
      <w:r w:rsidR="001C6D6E" w:rsidRPr="00042323">
        <w:fldChar w:fldCharType="begin"/>
      </w:r>
      <w:r w:rsidR="00DD2DD0">
        <w:instrText xml:space="preserve"> ADDIN ZOTERO_ITEM CSL_CITATION {"citationID":"6xWeHXG8","properties":{"unsorted":false,"formattedCitation":"\\super 9\\uc0\\u8211{}12\\nosupersub{}","plainCitation":"9–12","noteIndex":0},"citationItems":[{"id":3158,"uris":["http://zotero.org/users/16129121/items/IYPGJMIN"],"itemData":{"id":3158,"type":"article-journal","abstract":"MLMarker is a machine learning tool that computes continuous tissue similarity scores for proteomics data, addressing the challenge of interpreting complex or sparse datasets. Trained on 34 healthy tissues, its Random Forest model generates probabilistic predictions with SHAP-based protein-level explanations. A penalty factor corrects for missing proteins, improving robustness for low-coverage samples. Across three public datasets, MLMarker revealed brain-like signatures in cerebral melanoma metastases, achieved high accuracy in a pan-cancer cohort, and identified brain and pituitary origins in biofluids. MLMarker provides an interpretable framework for tissue inference and hypothesis generation, available as a Python package and Streamlit app.","container-title":"Genome Biology","DOI":"10.1186/s13059-026-04125-8","ISSN":"1474-760X","issue":"1","journalAbbreviation":"Genome Biol","language":"en","page":"207","source":"Springer Link","title":"MLMarker: a machine learning framework for tissue inference and biomarker discovery","title-short":"MLMarker","URL":"https://doi.org/10.1186/s13059-026-04125-8","volume":"27","author":[{"family":"Claeys","given":"Tine"},{"family":"Puyenbroeck","given":"Sam","non-dropping-particle":"van"},{"family":"Gevaert","given":"Kris"},{"family":"Martens","given":"Lennart"}],"accessed":{"date-parts":[["2026",7,14]]},"issued":{"date-parts":[["2026",6,24]]}}},{"id":761,"uris":["http://zotero.org/users/16129121/items/29SLCI9U"],"itemData":{"id":761,"type":"article-journal","container-title":"Analytical Chemistry","DOI":"10.1021/acs.analchem.8b01137","ISSN":"0003-2700","issue":"13","page":"8065-8071","publisher":"American Chemical Society","title":"Reanalysis of Global Proteomic and Phosphoproteomic Data Identified a Large Number of Glycopeptides","URL":"https://doi.org/10.1021/acs.analchem.8b01137","volume":"90","author":[{"family":"Hu","given":"Yingwei"},{"family":"Shah","given":"Punit"},{"family":"Clark","given":"David J"},{"family":"Ao","given":"Minghui"},{"family":"Zhang","given":"Hui"}],"issued":{"date-parts":[["2018",7,3]]}}},{"id":551,"uris":["http://zotero.org/users/16129121/items/BV7RW3C5"],"itemData":{"id":551,"type":"article-journal","abstract":"Using 11 proteomics datasets, mostly available through the PRIDE database, we  assembled a reference expression map for 191 cancer cell lines and 246 clinical tumour samples, across 13 lineages. We found unique peptides identified only in tumour samples despite a much higher coverage in cell lines. These were mainly mapped to proteins related to regulation of signalling receptor activity. Correlations between baseline expression in cell lines and tumours were calculated. We found these to be highly similar across all samples with most similarity found within a given sample type. Integration of proteomics and transcriptomics data showed median correlation across cell lines to be 0.58 (range between 0.43 and 0.66). Additionally, in agreement with previous studies, variation in mRNA levels was often a poor predictor of changes in protein abundance. To our knowledge, this work constitutes the first meta-analysis focusing on cancer-related public proteomics datasets. We therefore also highlight shortcomings and limitations of such studies. All data is available through PRIDE dataset identifier PXD013455 and in Expression Atlas.","container-title":"Scientific data","DOI":"10.1038/s41597-021-00890-2","ISSN":"2052-4463 (Electronic)","issue":"1","language":"eng","page":"115","PMID":"33893311","title":"An integrated landscape of protein expression in human cancer.","volume":"8","author":[{"family":"Jarnuczak","given":"Andrew F"},{"family":"Najgebauer","given":"Hanna"},{"family":"Barzine","given":"Mitra"},{"family":"Kundu","given":"Deepti J"},{"family":"Ghavidel","given":"Fatemeh"},{"family":"Perez-Riverol","given":"Yasset"},{"family":"Papatheodorou","given":"Irene"},{"family":"Brazma","given":"Alvis"},{"family":"Vizcaíno","given":"Juan Antonio"}],"issued":{"date-parts":[["2021",4]]}}},{"id":549,"uris":["http://zotero.org/users/16129121/items/A6YWK9RW"],"itemData":{"id":549,"type":"article-journal","abstract":"Over the past decade, high-throughput gene expression experiments have generated data from millions of assays. Data sets linked to publications are stored in functional genomics data archives: ArrayExpress at the European Bioinformatics Institute, Gene Expression Omnibus at the US National Center for Biotechnology Information and at the DNA Databank of Japan Omics Archive.Secondary added-value and topical databases process data from the primary archives, adding analysis and annotation to make these data accessible to every biologist by allowing queries such as 'in which tissue is a particular gene expressed?' or 'which genes are differentially expressed between a particular disease and normal samples?'Public gene expression data are commonly reused to study biological questions, both by reanalysis of primary data and by queries to secondary resources. Approximately half of the studies that use public gene expression data rely solely on existing data without adding newly generated data, and half of them use the public data in combination with new data.The reproducibility of published microarray-based studies is limited, mostly owing to insufficient experiment annotation and sometimes to unavailability of the raw or processed data. A stricter enforcement of Minimum Information About a Microarray Experiment (MIAME) requirements and also development of easy-to-use experiment annotation tools are needed to achieve a better reproducibility.Although most of the public gene expression data still are based on microarray experiments, the contribution of high-throughput-sequencing-based expression studies, known as RNA sequencing (RNA-seq), are growing rapidly.Reuse of RNA-seq data can potentially be even more valuable than reuse of microarray data, partly owing to the costs of experiments and data storage but even more importantly because of a more quantitative nature of sequencing-based expression data. Community standards such as Minimum Information about Sequencing Experiments (MINSEQE) should be adopted to make RNA-seq data maximally reusable.The bioinformatics resources that store and manage public data are sensitive to short-term funding changes, complicating the maintenance of important databases. The development of long-term infrastructure in bioinformatics, such as the ELIXIR project in Europe, is needed to ensure the long term availability of public data.","container-title":"Nature Reviews Genetics","DOI":"10.1038/nrg3394","ISSN":"1471-0064","issue":"2","page":"89-99","title":"Reuse of public genome-wide gene expression data","URL":"https://doi.org/10.1038/nrg3394","volume":"14","author":[{"family":"Rung","given":"Johan"},{"family":"Brazma","given":"Alvis"}],"issued":{"date-parts":[["2013"]]}}}],"schema":"https://github.com/citation-style-language/schema/raw/master/csl-citation.json"} </w:instrText>
      </w:r>
      <w:r w:rsidR="001C6D6E" w:rsidRPr="00042323">
        <w:fldChar w:fldCharType="separate"/>
      </w:r>
      <w:r w:rsidR="00DD2DD0" w:rsidRPr="00DD2DD0">
        <w:rPr>
          <w:rFonts w:cs="Calibri"/>
          <w:vertAlign w:val="superscript"/>
        </w:rPr>
        <w:t>9–12</w:t>
      </w:r>
      <w:r w:rsidR="001C6D6E" w:rsidRPr="00042323">
        <w:fldChar w:fldCharType="end"/>
      </w:r>
      <w:r w:rsidRPr="00042323">
        <w:t xml:space="preserve">. In each of these settings, incomplete metadata translates directly into </w:t>
      </w:r>
      <w:r w:rsidR="008F5768" w:rsidRPr="00042323">
        <w:t xml:space="preserve">issues such as </w:t>
      </w:r>
      <w:r w:rsidRPr="00042323">
        <w:t>inappropriate dataset selection</w:t>
      </w:r>
      <w:r w:rsidR="008F5768" w:rsidRPr="00042323">
        <w:t>,</w:t>
      </w:r>
      <w:r w:rsidRPr="00042323">
        <w:t xml:space="preserve"> confounded comparison</w:t>
      </w:r>
      <w:r w:rsidR="008F5768" w:rsidRPr="00042323">
        <w:t xml:space="preserve">, and </w:t>
      </w:r>
      <w:r w:rsidR="00522033" w:rsidRPr="00042323">
        <w:t xml:space="preserve">an </w:t>
      </w:r>
      <w:r w:rsidR="008F5768" w:rsidRPr="00042323">
        <w:t xml:space="preserve">inability to reach </w:t>
      </w:r>
      <w:r w:rsidR="00522033" w:rsidRPr="00042323">
        <w:t>meaningful biological conclusions</w:t>
      </w:r>
      <w:r w:rsidRPr="00042323">
        <w:t>.</w:t>
      </w:r>
    </w:p>
    <w:p w14:paraId="47652A0F" w14:textId="5A71BF80" w:rsidR="000B0963" w:rsidRPr="00042323" w:rsidRDefault="000B0963" w:rsidP="00671E76">
      <w:r w:rsidRPr="00042323">
        <w:t xml:space="preserve">Mass spectrometry-based proteomics shows both the promise and the difficulty of </w:t>
      </w:r>
      <w:r w:rsidR="00522033" w:rsidRPr="00042323">
        <w:t xml:space="preserve">such </w:t>
      </w:r>
      <w:r w:rsidR="00206CC4" w:rsidRPr="00042323">
        <w:t>structured reuse of public data</w:t>
      </w:r>
      <w:r w:rsidRPr="00042323">
        <w:t xml:space="preserve">. </w:t>
      </w:r>
      <w:r w:rsidR="00723182" w:rsidRPr="00042323">
        <w:t>Proteomics repositories</w:t>
      </w:r>
      <w:r w:rsidRPr="00042323">
        <w:t xml:space="preserve"> coordinated through ProteomeXchange</w:t>
      </w:r>
      <w:r w:rsidR="00671E76" w:rsidRPr="00042323">
        <w:fldChar w:fldCharType="begin"/>
      </w:r>
      <w:r w:rsidR="00DD2DD0">
        <w:instrText xml:space="preserve"> ADDIN ZOTERO_ITEM CSL_CITATION {"citationID":"ZvjJt9kD","properties":{"unsorted":false,"formattedCitation":"\\super 4\\nosupersub{}","plainCitation":"4","noteIndex":0},"citationItems":[{"id":3167,"uris":["http://zotero.org/users/16129121/items/9GMGL37Q"],"itemData":{"id":3167,"type":"article-journal","abstract":"The ProteomeXchange consortium of proteomics resources (http://www.proteomexchange.org) was established to standardize open data practices in the mass spectrometry (MS)-based proteomics field. Here, we describe the main developments in ProteomeXchange in the last 3 years. The six member databases of ProteomeXchange, spread out in three different continents, are the PRIDE database, PeptideAtlas, MassIVE, jPOST, iProX, and Panorama Public. We provide updated data submission statistics, showcasing that the number of datasets submitted to ProteomeXchange resources has continued to accelerate every year. Through June 2025, 64 330 datasets had been submitted to ProteomeXchange resources, and from those, 30 097 (47%) just in the last 3 years. We also report on the improvements in the support for the standards developed by the Proteomics Standards Initiative, e.g. for Universal Spectrum Identifiers and for SDRF (Sample and Data Relationship Format)-Proteomics. Additionally, we highlight the increase in data reuse activities of public datasets, including targeted reanalyses of datasets of different proteomics data types, and the development of novel machine learning approaches. Finally, we summarize our plans for the near future, covering the development of resources for controlled-access human proteomics data, and for the support of non-MS proteomics approaches.","container-title":"Nucleic Acids Research","DOI":"10.1093/nar/gkaf1146","ISSN":"1362-4962","issue":"D1","journalAbbreviation":"Nucleic Acids Res","page":"D459-D469","source":"Silverchair","title":"The ProteomeXchange consortium in 2026: making proteomics data FAIR","title-short":"The ProteomeXchange consortium in 2026","URL":"https://doi.org/10.1093/nar/gkaf1146","volume":"54","author":[{"family":"Deutsch","given":"Eric W"},{"family":"Bandeira","given":"Nuno"},{"family":"Perez-Riverol","given":"Yasset"},{"family":"Sharma","given":"Vagisha"},{"family":"Carver","given":"Jeremy J"},{"family":"Mendoza","given":"Luis"},{"family":"Kundu","given":"Deepti J"},{"family":"Bandla","given":"Chakradhar"},{"family":"Kamatchinathan","given":"Selvakumar"},{"family":"Hewapathirana","given":"Suresh"},{"family":"Sun","given":"Zhi"},{"family":"Kawano","given":"Shin"},{"family":"Okuda","given":"Shujiro"},{"family":"Connolly","given":"Brian"},{"family":"MacLean","given":"Brendan"},{"family":"MacCoss","given":"Michael J"},{"family":"Chen","given":"Tao"},{"family":"Zhu","given":"Yunping"},{"family":"Ishihama","given":"Yasushi"},{"family":"Vizcaíno","given":"Juan Antonio"}],"accessed":{"date-parts":[["2026",9,15]]},"issued":{"date-parts":[["2026",1,6]]}}}],"schema":"https://github.com/citation-style-language/schema/raw/master/csl-citation.json"} </w:instrText>
      </w:r>
      <w:r w:rsidR="00671E76" w:rsidRPr="00042323">
        <w:fldChar w:fldCharType="separate"/>
      </w:r>
      <w:r w:rsidR="00DD2DD0" w:rsidRPr="00DD2DD0">
        <w:rPr>
          <w:rFonts w:cs="Calibri"/>
          <w:vertAlign w:val="superscript"/>
        </w:rPr>
        <w:t>4</w:t>
      </w:r>
      <w:r w:rsidR="00671E76" w:rsidRPr="00042323">
        <w:fldChar w:fldCharType="end"/>
      </w:r>
      <w:r w:rsidRPr="00042323">
        <w:t xml:space="preserve"> hold large numbers of datasets combining raw instrument files, processed identifications</w:t>
      </w:r>
      <w:r w:rsidR="00D4240A" w:rsidRPr="00042323">
        <w:t>,</w:t>
      </w:r>
      <w:r w:rsidRPr="00042323">
        <w:t xml:space="preserve"> and links to associated publications, </w:t>
      </w:r>
      <w:r w:rsidR="00377F86" w:rsidRPr="00042323">
        <w:t xml:space="preserve">and have already </w:t>
      </w:r>
      <w:r w:rsidR="00232727" w:rsidRPr="00042323">
        <w:t xml:space="preserve">successfully </w:t>
      </w:r>
      <w:r w:rsidR="00377F86" w:rsidRPr="00042323">
        <w:t xml:space="preserve">supported </w:t>
      </w:r>
      <w:r w:rsidRPr="00042323">
        <w:t>repository-scale reanalysis, comparison of protein abundance</w:t>
      </w:r>
      <w:r w:rsidR="00306FB8" w:rsidRPr="00042323">
        <w:t>s</w:t>
      </w:r>
      <w:r w:rsidRPr="00042323">
        <w:t xml:space="preserve"> across conditions, </w:t>
      </w:r>
      <w:r w:rsidR="00306FB8" w:rsidRPr="00042323">
        <w:t xml:space="preserve">the </w:t>
      </w:r>
      <w:r w:rsidRPr="00042323">
        <w:t xml:space="preserve">evaluation of </w:t>
      </w:r>
      <w:r w:rsidR="00641410" w:rsidRPr="00042323">
        <w:t xml:space="preserve">identification </w:t>
      </w:r>
      <w:r w:rsidRPr="00042323">
        <w:t xml:space="preserve">and quantification workflows, and the development of spectral prediction and </w:t>
      </w:r>
      <w:r w:rsidRPr="00DD10FF">
        <w:rPr>
          <w:i/>
        </w:rPr>
        <w:t>de novo</w:t>
      </w:r>
      <w:r w:rsidRPr="00042323">
        <w:t xml:space="preserve"> sequencing models</w:t>
      </w:r>
      <w:r w:rsidR="00206CC4" w:rsidRPr="00042323">
        <w:t xml:space="preserve"> </w:t>
      </w:r>
      <w:r w:rsidR="0089793A" w:rsidRPr="00042323">
        <w:fldChar w:fldCharType="begin"/>
      </w:r>
      <w:r w:rsidR="00DD2DD0">
        <w:instrText xml:space="preserve"> ADDIN ZOTERO_ITEM CSL_CITATION {"citationID":"Q1eA2Oyz","properties":{"unsorted":false,"formattedCitation":"\\super 13\\uc0\\u8211{}18\\nosupersub{}","plainCitation":"13–18","noteIndex":0},"citationItems":[{"id":2244,"uris":["http://zotero.org/users/16129121/items/4SQN9S3J"],"itemData":{"id":2244,"type":"article-journal","abstract":"Motivation: Tandem mass spectrometry provides the means to match mass spectrometry signal observations with the chemical entities that generated them. The technology produces signal spectra that contain information about the chemical dissociation pattern of a peptide that was forced to fragment using methods like collision-induced dissociation. The ability to predict these MS2 signals and to understand this fragmentation process is important for sensitive high-throughput proteomics research., Results: We present a new tool called MS2PIP for predicting the intensity of the most important fragment ion signal peaks from a peptide sequence. MS2PIP pre-processes a large dataset with confident peptide-to-spectrum matches to facilitate data-driven model induction using a random forest regression learning algorithm. The intensity predictions of MS2PIP were evaluated on several independent evaluation sets and found to correlate significantly better with the observed fragment-ion intensities as compared with the current state-of-the-art PeptideART tool., Availability: MS2PIP code is available for both training and predicting at http://compomics.com/., Contact:\nsven.degroeve@UGent.be, Supplementary information:\nSupplementary data are available at Bioinformatics online.","container-title":"Bioinformatics","DOI":"10.1093/bioinformatics/btt544","ISSN":"1367-4803","issue":"24","journalAbbreviation":"Bioinformatics","page":"3199-3203","PMID":"24078703","PMCID":"PMC5994937","source":"PubMed Central","title":"MS2PIP: a tool for MS/MS peak intensity prediction","title-short":"MS2PIP","URL":"https://www.ncbi.nlm.nih.gov/pmc/articles/PMC5994937/","volume":"29","author":[{"family":"Degroeve","given":"Sven"},{"family":"Martens","given":"Lennart"}],"accessed":{"date-parts":[["2025",7,23]]},"issued":{"date-parts":[["2013",12,15]]}}},{"id":1026,"uris":["http://zotero.org/users/16129121/items/ATGBG9CF"],"itemData":{"id":1026,"type":"article-journal","abstract":"The completion of the sequencing of the human genome and the concurrent, rapid development of high-throughput proteomic methods have resulted in an increasing need for automated approaches to archive proteomic data in a repository that enables the exchange of data among researchers and also accurate integration with genomic data. PeptideAtlas (http://www.peptideatlas.org/) addresses these needs by identifying peptides by tandem mass spectrometry (MS/MS), statistically validating those identifications and then mapping identified sequences to the genomes of eukaryotic organisms. A meaningful comparison of data across different experiments generated by different groups using different types of instruments is enabled by the implementation of a uniform analytic process. This uniform statistical validation ensures a consistent and high-quality set of peptide and protein identifications. The raw data from many diverse proteomic experiments are made available in the associated PeptideAtlas repository in several formats. Here we present a summary of our process and details about the Human, Drosophila and Yeast PeptideAtlas builds.","container-title":"Nucleic Acids Research","DOI":"10.1093/nar/gkj040","ISSN":"0305-1048","issue":"suppl_1","page":"D655-D658","title":"The PeptideAtlas project","URL":"https://doi.org/10.1093/nar/gkj040","volume":"34","author":[{"family":"Desiere","given":"Frank"},{"family":"Deutsch","given":"Eric W"},{"family":"King","given":"Nichole L"},{"family":"Nesvizhskii","given":"Alexey I"},{"family":"Mallick","given":"Parag"},{"family":"Eng","given":"Jimmy"},{"family":"Chen","given":"Sharon"},{"family":"Eddes","given":"James"},{"family":"Loevenich","given":"Sandra N"},{"family":"Aebersold","given":"Ruedi"}],"issued":{"date-parts":[["2006",1,1]]}}},{"id":3096,"uris":["http://zotero.org/users/16129121/items/VYEK3CZ6"],"itemData":{"id":3096,"type":"article-journal","abstract":"Expression Atlas (https://www.ebi.ac.uk/gxa/home) is EMBL-EBI’s comprehensive knowledgebase for gene and protein expression across tissues, cell types, conditions, and multiple species. Since our last update, Expression Atlas has expanded substantially in both content and functionality, now comprising &gt;4500 studies from 67 species, with increased proteomics coverage and updated GenotypeTissue Expression (GTEx) tissue profiles. The resource also includes hundreds of single-cell RNA-seq experiments spanning 21 species, among them externally analysed community datasets such as Tabula Sapiens and GTEx single-nucleus profiles, allowing exploration of curated atlases while maintaining their original analytical framework. Key methodological advances include a new marker gene analysis module for bulk baseline experiments, alongside workflow updates that improve reproducibility. Expression Atlas data are integrated into EMBL-EBI resources such as Ensembl, UniProt, and Europe PMC and disseminated through collaboration with model organism communities such as FlyBase and Gramene. The resource also supports translational research through the European Diagnostic Transcriptomic Library and integration with the Open Targets platform. Future directions include modernizing analysis pipelines, enhancing programmatic access, and delivering AI-ready data formats, strengthening Expression Atlas as a findable, accessible, interoperable, and reusable (FAIR) community-driven resource for both fundamental and translational discovery.","container-title":"Nucleic Acids Research","DOI":"10.1093/nar/gkaf1238","ISSN":"0305-1048, 1362-4962","issue":"D1","language":"en","license":"https://creativecommons.org/licenses/by/4.0/","page":"D147-D157","source":"DOI.org (Crossref)","title":"Expression Atlas in 2026: enabling FAIR and open expression data through community collaboration and integration","title-short":"Expression Atlas in 2026","URL":"https://academic.oup.com/nar/article/54/D1/D147/8376685","volume":"54","author":[{"family":"Madrigal","given":"Pedro"},{"family":"Thanki","given":"Anil S"},{"family":"Fexova","given":"Silvie"},{"family":"Yu","given":"Iris D"},{"family":"Chatzigeorgiou","given":"Arsenios"},{"family":"Zucchi","given":"Ida"},{"family":"Marugan Calles","given":"Jose C"},{"family":"Vilmovsky","given":"Liora"},{"family":"Khen","given":"Amnon"},{"family":"Zhao","given":"Lingyun"},{"family":"Erdos","given":"Karoly"},{"family":"Kurri","given":"Sandeep R"},{"family":"Selvakumar","given":"Sandeep"},{"family":"Kumbham","given":"Upendra"},{"family":"Prakash","given":"Ananth"},{"family":"Wang","given":"Shengbo"},{"family":"Green","given":"Andrew"},{"family":"Ribas","given":"Carlos Eduardo"},{"family":"Sweeney","given":"Blake"},{"family":"Alegbe","given":"Tobi"},{"family":"Suveges","given":"Daniel"},{"family":"Hemrom","given":"Anmol"},{"family":"Gomez Gutierrez","given":"David E"},{"family":"Insua","given":"Santiago"},{"family":"Jeffryes","given":"Matt"},{"family":"Pearce","given":"Matt"},{"family":"Basutkar","given":"Prasad"},{"family":"Kaforou","given":"Myrsini"},{"family":"Cunnington","given":"Aubrey"},{"family":"Levin","given":"Michael"},{"family":"Kumari","given":"Sunita"},{"family":"Ware","given":"Doreen"},{"family":"Goutte-Gattat","given":"Damien"},{"family":"Röper","given":"Katja"},{"family":"Brown","given":"Nicholas H"},{"family":"Hu","given":"Yanhui"},{"family":"Perrimon","given":"Norbert"},{"family":"Papatheodorou","given":"Irene"},{"family":"Brazma","given":"Alvis"},{"family":"Hermjakob","given":"Henning"},{"family":"Harrison","given":"Melissa"},{"family":"Ocaña","given":"David"},{"family":"Ochoa","given":"David"},{"family":"McDonagh","given":"Ellen M"},{"family":"Bateman","given":"Alex"},{"family":"Keane","given":"Thomas"},{"family":"Vizcaíno","given":"Juan Antonio"},{"family":"Ernst","given":"Christina"}],"accessed":{"date-parts":[["2026",6,8]]},"issued":{"date-parts":[["2026",1,6]]}}},{"id":732,"uris":["http://zotero.org/users/16129121/items/B2XEKH3I"],"itemData":{"id":732,"type":"article-journal","abstract":"ProteomicsDB (https://www.ProteomicsDB.org) is a protein-centric in-memory database for the exploration of large collections of quantitative mass spectrometry-based proteomics data. ProteomicsDB was first released in 2014 to enable the interactive exploration of the first draft of the human proteome. To date, it contains quantitative data from 78 projects totalling over 19k LC–MS/MS experiments. A standardized analysis pipeline enables comparisons between multiple datasets to facilitate the exploration of protein expression across hundreds of tissues, body fluids and cell lines. We recently extended the data model to enable the storage and integrated visualization of other quantitative omics data. This includes transcriptomics data from e.g. NCBI GEO, protein–protein interaction information from STRING, functional annotations from KEGG, drug-sensitivity/selectivity data from several public sources and reference mass spectra from the ProteomeTools project. The extended functionality transforms ProteomicsDB into a multi-purpose resource connecting quantification and meta-data for each protein. The rich user interface helps researchers to navigate all data sources in either a protein-centric or multi-protein-centric manner. Several options are available to download data manually, while our application programming interface enables accessing quantitative data systematically.","container-title":"Nucleic Acids Research","DOI":"10.1093/nar/gkx1029","ISSN":"0305-1048","issue":"D1","page":"D1271-D1281","title":"ProteomicsDB","URL":"https://doi.org/10.1093/nar/gkx1029","volume":"46","author":[{"family":"Schmidt","given":"Tobias"},{"family":"Samaras","given":"Patroklos"},{"family":"Frejno","given":"Martin"},{"family":"Gessulat","given":"Siegfried"},{"family":"Barnert","given":"Maximilian"},{"family":"Kienegger","given":"Harald"},{"family":"Krcmar","given":"Helmut"},{"family":"Schlegl","given":"Judith"},{"family":"Ehrlich","given":"Hans-Christian"},{"family":"Aiche","given":"Stephan"},{"family":"Kuster","given":"Bernhard"},{"family":"Wilhelm","given":"Mathias"}],"issued":{"date-parts":[["2018",1,4]]}}},{"id":3176,"uris":["http://zotero.org/users/16129121/items/MT8QW8KW"],"itemData":{"id":3176,"type":"article-journal","abstract":"Phosphorylation, a crucial post-translational modification (PTM), plays a central role in cellular signaling and disease mechanisms. Mass spectrometry-based phosphoproteomics is widely used for system-wide characterization of phosphorylation events. However, traditional methods struggle with accurate phosphorylated site localization, complex search spaces, and detecting sequences outside the reference database. Advances in de novo peptide sequencing offer opportunities to address these limitations, but have yet to become integrated and adapted for phosphoproteomics datasets. Here, we present InstaNovo-P, a phosphorylation specific version of our transformer-based InstaNovo model, fine-tuned on extensive phosphoproteomics datasets. InstaNovo-P surpasses existing methods in phosphorylated peptide detection and phosphorylated site localization accuracy across multiple datasets, including complex experimental scenarios. Our model robustly identifies peptides with single and multiple phosphorylated sites, effectively localizing phosphorylation events on serine, threonine, and tyrosine residues. We experimentally validate our model predictions by studying FGFR2 signaling, further demonstrating that InstaNovo-P uncovers phosphorylated sites previously missed by traditional database searches. These predictions align with critical biological processes, confirming the model’s capacity to yield valuable biological insights. InstaNovo-P adds value to phosphoproteomics experiments by effectively identifying biologically relevant phosphorylation events without prior information, providing a powerful analytical tool for the dissection of signaling pathways.","container-title":"Nature Communications","DOI":"10.1038/s41467-026-75138-x","ISSN":"2041-1723","issue":"1","journalAbbreviation":"Nat Commun","language":"en","license":"2026 The Author(s)","page":"9277","publisher":"Nature Publishing Group","source":"www.nature.com","title":"InstaNovo-P: a de novo peptide sequencing model for phosphoproteomics","title-short":"InstaNovo-P","URL":"https://www.nature.com/articles/s41467-026-75138-x","volume":"17","author":[{"family":"Lauridsen","given":"Jesper"},{"family":"Canbay","given":"Vahap"},{"family":"Catzel","given":"Rachel"},{"family":"Ramasamy","given":"Pathmanaban"},{"family":"Mabona","given":"Amandla"},{"family":"Eloff","given":"Kevin"},{"family":"Fullwood","given":"Paul"},{"family":"Ferguson","given":"Jennifer"},{"family":"Kirketerp-Møller","given":"Annekatrine"},{"family":"Goldschmidt","given":"Ida Sofie"},{"family":"Claeys","given":"Tine"},{"family":"Puyenbroeck","given":"Sam","non-dropping-particle":"van"},{"family":"Carranza","given":"Nicolas Lopez"},{"family":"Schoof","given":"Erwin M."},{"family":"Martens","given":"Lennart"},{"family":"Van Goey","given":"Jeroen"},{"family":"Francavilla","given":"Chiara"},{"family":"Jenkins","given":"Timothy Patrick"},{"family":"Kalogeropoulos","given":"Konstantinos"}],"accessed":{"date-parts":[["2026",9,15]]},"issued":{"date-parts":[["2026",7,10]]}}},{"id":791,"uris":["http://zotero.org/users/16129121/items/33R5MKBY"],"itemData":{"id":791,"type":"article-journal","abstract":"The inclusion of peptide retention time prediction promises to remove peptide identification ambiguity in complex liquid chromatography–mass spectrometry identification workflows. However, due to the way peptides are encoded in current prediction models, accurate retention times cannot be predicted for modified peptides. This is especially problematic for fledgling open searches, which will benefit from accurate retention time prediction for modified peptides to reduce identification ambiguity. We present DeepLC, a deep learning peptide retention time predictor using peptide encoding based on atomic composition that allows the retention time of (previously unseen) modified peptides to be predicted accurately. We show that DeepLC performs similarly to current state-of-the-art approaches for unmodified peptides and, more importantly, accurately predicts retention times for modifications not seen during training. Moreover, we show that DeepLC’s ability to predict retention times for any modification enables potentially incorrect identifications to be flagged in an open search of a wide variety of proteome data.","container-title":"Nature Methods","DOI":"10.1038/s41592-021-01301-5","ISSN":"1548-7105","issue":"11","page":"1363-1369","title":"DeepLC can predict retention times for peptides that carry as-yet unseen modifications","URL":"https://doi.org/10.1038/s41592-021-01301-5","volume":"18","author":[{"family":"Bouwmeester","given":"Robbin"},{"family":"Gabriels","given":"Ralf"},{"family":"Hulstaert","given":"Niels"},{"family":"Martens","given":"Lennart"},{"family":"Degroeve","given":"Sven"}],"issued":{"date-parts":[["2021"]]}}}],"schema":"https://github.com/citation-style-language/schema/raw/master/csl-citation.json"} </w:instrText>
      </w:r>
      <w:r w:rsidR="0089793A" w:rsidRPr="00042323">
        <w:fldChar w:fldCharType="separate"/>
      </w:r>
      <w:r w:rsidR="00DD2DD0" w:rsidRPr="00DD2DD0">
        <w:rPr>
          <w:rFonts w:cs="Calibri"/>
          <w:vertAlign w:val="superscript"/>
        </w:rPr>
        <w:t>13–18</w:t>
      </w:r>
      <w:r w:rsidR="0089793A" w:rsidRPr="00042323">
        <w:fldChar w:fldCharType="end"/>
      </w:r>
      <w:r w:rsidRPr="00042323">
        <w:t xml:space="preserve">. </w:t>
      </w:r>
      <w:r w:rsidR="005658D3" w:rsidRPr="00042323">
        <w:t>However, m</w:t>
      </w:r>
      <w:r w:rsidR="00232727" w:rsidRPr="00042323">
        <w:t xml:space="preserve">ore </w:t>
      </w:r>
      <w:r w:rsidR="008407D4" w:rsidRPr="00042323">
        <w:t>advanced</w:t>
      </w:r>
      <w:r w:rsidR="00232727" w:rsidRPr="00042323">
        <w:t xml:space="preserve"> reuse, </w:t>
      </w:r>
      <w:r w:rsidR="00F711C2" w:rsidRPr="00042323">
        <w:t>particularly</w:t>
      </w:r>
      <w:r w:rsidRPr="00042323">
        <w:t xml:space="preserve"> with a biological goal, requires </w:t>
      </w:r>
      <w:r w:rsidR="007F253C" w:rsidRPr="00042323">
        <w:t>much more detail</w:t>
      </w:r>
      <w:r w:rsidR="001007F4" w:rsidRPr="00042323">
        <w:t>ed annotations, including</w:t>
      </w:r>
      <w:r w:rsidR="007F253C" w:rsidRPr="00042323">
        <w:t xml:space="preserve"> </w:t>
      </w:r>
      <w:r w:rsidRPr="00042323">
        <w:t>organism, tissue, cell type, disease state, sample preparation, digestion enzyme, labelling strategy, enrichment protocol, acquisition mode, instrument, fractionation scheme</w:t>
      </w:r>
      <w:r w:rsidR="007F253C" w:rsidRPr="00042323">
        <w:t xml:space="preserve">, </w:t>
      </w:r>
      <w:r w:rsidR="007D3BD4" w:rsidRPr="00042323">
        <w:t xml:space="preserve">and </w:t>
      </w:r>
      <w:r w:rsidRPr="00042323">
        <w:t>replicate structure</w:t>
      </w:r>
      <w:r w:rsidR="007D3BD4" w:rsidRPr="00042323">
        <w:t>.</w:t>
      </w:r>
      <w:r w:rsidRPr="00042323">
        <w:t xml:space="preserve"> </w:t>
      </w:r>
      <w:r w:rsidR="007F253C" w:rsidRPr="00042323">
        <w:t xml:space="preserve">The majority </w:t>
      </w:r>
      <w:r w:rsidRPr="00042323">
        <w:t xml:space="preserve">of </w:t>
      </w:r>
      <w:r w:rsidR="007D3BD4" w:rsidRPr="00042323">
        <w:t>these annotations are</w:t>
      </w:r>
      <w:r w:rsidRPr="00042323">
        <w:t xml:space="preserve"> absent from structured repository fields, inconsistently represented across submissions, or stated only in free text</w:t>
      </w:r>
      <w:r w:rsidR="00465587" w:rsidRPr="00042323">
        <w:t xml:space="preserve"> or the associated paper</w:t>
      </w:r>
      <w:r w:rsidR="00D644AB" w:rsidRPr="00042323">
        <w:fldChar w:fldCharType="begin"/>
      </w:r>
      <w:r w:rsidR="00DD2DD0">
        <w:instrText xml:space="preserve"> ADDIN ZOTERO_ITEM CSL_CITATION {"citationID":"EYvmXDc9","properties":{"unsorted":false,"formattedCitation":"\\super 7\\nosupersub{}","plainCitation":"7","noteIndex":0},"citationItems":[{"id":790,"uris":["http://zotero.org/users/16129121/items/2K8BMQSW"],"itemData":{"id":790,"type":"article-journal","container-title":"Nature communications","DOI":"https://dx.doi.org/10.21203/rs.3.rs-2937726/v1","issue":"6473","title":"lesSDRF Is More: Maximizing The Value Of Proteomics Data Through Streamlined Metadata Annotation","volume":"14","author":[{"family":"Claeys","given":"Tine"},{"family":"Van Den Bossche","given":"Tim"},{"family":"Perez-Riverol","given":"Yasset"},{"family":"Gevaert","given":"Kris"},{"family":"Vizcaíno","given":"Juan Antonio"},{"family":"Martens","given":"Lennart"}],"issued":{"date-parts":[["2023"]]}}}],"schema":"https://github.com/citation-style-language/schema/raw/master/csl-citation.json"} </w:instrText>
      </w:r>
      <w:r w:rsidR="00D644AB" w:rsidRPr="00042323">
        <w:fldChar w:fldCharType="separate"/>
      </w:r>
      <w:r w:rsidR="00DD2DD0" w:rsidRPr="00DD2DD0">
        <w:rPr>
          <w:rFonts w:cs="Calibri"/>
          <w:vertAlign w:val="superscript"/>
        </w:rPr>
        <w:t>7</w:t>
      </w:r>
      <w:r w:rsidR="00D644AB" w:rsidRPr="00042323">
        <w:fldChar w:fldCharType="end"/>
      </w:r>
      <w:r w:rsidR="00D644AB" w:rsidRPr="00042323">
        <w:t xml:space="preserve">. </w:t>
      </w:r>
      <w:r w:rsidR="009A2D83" w:rsidRPr="00042323">
        <w:t>Biology-oriented</w:t>
      </w:r>
      <w:r w:rsidR="00465587" w:rsidRPr="00042323">
        <w:t xml:space="preserve"> </w:t>
      </w:r>
      <w:r w:rsidRPr="00042323">
        <w:t xml:space="preserve">reuse is </w:t>
      </w:r>
      <w:r w:rsidR="009A2D83" w:rsidRPr="00042323">
        <w:t xml:space="preserve">therefore in practice </w:t>
      </w:r>
      <w:r w:rsidRPr="00042323">
        <w:t xml:space="preserve">bounded by </w:t>
      </w:r>
      <w:r w:rsidR="009A2D83" w:rsidRPr="00042323">
        <w:t xml:space="preserve">the ability to </w:t>
      </w:r>
      <w:r w:rsidRPr="00042323">
        <w:t xml:space="preserve">read </w:t>
      </w:r>
      <w:r w:rsidR="009A2D83" w:rsidRPr="00042323">
        <w:t xml:space="preserve">and correctly interpret scientific </w:t>
      </w:r>
      <w:r w:rsidR="00F703D5" w:rsidRPr="00042323">
        <w:t xml:space="preserve">text </w:t>
      </w:r>
      <w:r w:rsidRPr="00042323">
        <w:t>at scale.</w:t>
      </w:r>
    </w:p>
    <w:p w14:paraId="4B8850BE" w14:textId="674959D3" w:rsidR="0083705E" w:rsidRDefault="000B0963" w:rsidP="000A190C">
      <w:r w:rsidRPr="00042323">
        <w:t>Community standards address part of this problem. SDRF-Proteomics</w:t>
      </w:r>
      <w:r w:rsidR="003C4893" w:rsidRPr="00042323">
        <w:fldChar w:fldCharType="begin"/>
      </w:r>
      <w:r w:rsidR="00DD2DD0">
        <w:instrText xml:space="preserve"> ADDIN ZOTERO_ITEM CSL_CITATION {"citationID":"wmliIQVb","properties":{"unsorted":false,"formattedCitation":"\\super 19\\nosupersub{}","plainCitation":"19","noteIndex":0},"citationItems":[{"id":719,"uris":["http://zotero.org/users/16129121/items/S6F9B3NU"],"itemData":{"id":719,"type":"article-journal","abstract":"The amount of public proteomics data is increasing at an extraordinary rate. Hundreds of datasets are submitted each month to ProteomeXchange repositories, representing many types of proteomics studies, focusing on different aspects such as quantitative experiments, post-translational modifications, protein-protein interactions, or subcellular localization, among many others. For every proteomics dataset, two levels of data are captured: the dataset description, and the data files (encoded in different file formats). Whereas the dataset description and data file formats are supported by all ProteomeXchange partner repositories, there is no standardized format to properly describe the sample metadata and their relationship with the dataset files in a way that fully allows their understanding or re-analysis. It is left to the user’s choice whether to provide or not an ad hoc document containing this information. Therefore, in many cases, understanding the study design and data requires going back to the associated publication. This can be tedious and may be restricted in the case of non-open access publications. In many cases, this problem limits the generalization and reuse of public proteomics data.Here we present a standard representation for sample metadata tailored to proteomics datasets produced by the HUPO Proteomics Standards Initiative and supported by ProteomeXchange resources. We repurposed the existing data format MAGE-TAB used routinely in the transcriptomics field to represent and annotate proteomics datasets. MAGETAB-Proteomics defines a set of annotation rules that the datasets submitted to ProteomeXchange should follow, ranging from sample properties to data analysis protocols. We also introduce a crowdsourcing project that enabled the manual curation of over 200 public datasets using MAGE-TAB-Proteomics. In addition, we describe an ecosystem of tools and libraries that were developed to validate and submit sample metadata-related information to ProteomeXchange. We expect that these tools will improve the reproducibility of published results and facilitate the reanalysis and integration of public proteomics datasets.Competing Interest StatementThe authors have declared no competing interest.AP-MSAffinity Purification coupled to Mass SpectrometryEuBIC-MSEuropean Bioinformatics Community for Mass SpectrometryIDFInvestigation Description FilePSIProteomics Standards InitiativeMAGE-TABMicroArray Gene Expression TabularMSMass SpectrometryPRIDEPRoteomics IDEntification DatabasePXProteomeXchangeSDRFSample and Data Relationship FormatTMTTandem Mass Tag","container-title":"Nature Communications","DOI":"doi.org/10.1038/s41467-021-26111-3","page":"5854","title":"A proteomics sample metadata representation for multiomics integration, and big data analysis","volume":"12","author":[{"family":"Dai","given":"Chengxin"},{"family":"Füllgrabe","given":"Anja"},{"family":"Pfeuffer","given":"Julianus"},{"family":"Solovyeva","given":"Elizaveta"},{"family":"Deng","given":"Jingwen"},{"family":"Moreno","given":"Pablo"},{"family":"Kamatchinathan","given":"Selvakumar"},{"family":"Kundu","given":"Deepti Jaiswal"},{"family":"George","given":"Nancy"},{"family":"Fexova","given":"Silvie"},{"family":"Grüning","given":"Björn"},{"family":"Föll","given":"Melanie Christine"},{"family":"Griss","given":"Johannes"},{"family":"Vaudel","given":"Marc"},{"family":"Audain","given":"Enrique"},{"family":"Locard-Paulet","given":"Marie"},{"family":"Turewicz","given":"Michael"},{"family":"Eisenacher","given":"Martin"},{"family":"Uszkoreit","given":"Julian"},{"family":"Van Den Bossche","given":"Tim"},{"family":"Schwämmle","given":"Veit"},{"family":"Webel","given":"Henry"},{"family":"Schulze","given":"Stefan"},{"family":"Bouyssié","given":"David"},{"family":"Jayaram","given":"Savita"},{"family":"Duggineni","given":"Vinay Kumar"},{"family":"Samaras","given":"Patroklos"},{"family":"Wilhelm","given":"Mathias"},{"family":"Choi","given":"Meena"},{"family":"Wang","given":"Mingxun"},{"family":"Kohlbacher","given":"Oliver"},{"family":"Brazma","given":"Alvis"},{"family":"Papatheodorou","given":"Irene"},{"family":"Bandeira","given":"Nuno"},{"family":"Deutsch","given":"Eric W"},{"family":"Vizcaíno","given":"Juan Antonio"},{"family":"Bai","given":"Mingze"},{"family":"Sachsenberg","given":"Timo"},{"family":"Levitsky","given":"Lev"},{"family":"Perez-Riverol","given":"Yasset"}],"issued":{"date-parts":[["2021",1,1]]}}}],"schema":"https://github.com/citation-style-language/schema/raw/master/csl-citation.json"} </w:instrText>
      </w:r>
      <w:r w:rsidR="003C4893" w:rsidRPr="00042323">
        <w:fldChar w:fldCharType="separate"/>
      </w:r>
      <w:r w:rsidR="00DD2DD0" w:rsidRPr="00DD2DD0">
        <w:rPr>
          <w:rFonts w:cs="Calibri"/>
          <w:vertAlign w:val="superscript"/>
        </w:rPr>
        <w:t>19</w:t>
      </w:r>
      <w:r w:rsidR="003C4893" w:rsidRPr="00042323">
        <w:fldChar w:fldCharType="end"/>
      </w:r>
      <w:r w:rsidRPr="00042323">
        <w:t xml:space="preserve"> represents the relationships among samples, assays, raw files</w:t>
      </w:r>
      <w:r w:rsidR="00F703D5" w:rsidRPr="00042323">
        <w:t>,</w:t>
      </w:r>
      <w:r w:rsidRPr="00042323">
        <w:t xml:space="preserve"> and experimental variables in a structured tabular format, and annotation tools now support standard-compliant submission </w:t>
      </w:r>
      <w:r w:rsidR="00F703D5" w:rsidRPr="00042323">
        <w:t>of this information</w:t>
      </w:r>
      <w:r w:rsidR="00B01D83" w:rsidRPr="00042323">
        <w:fldChar w:fldCharType="begin"/>
      </w:r>
      <w:r w:rsidR="00DD2DD0">
        <w:instrText xml:space="preserve"> ADDIN ZOTERO_ITEM CSL_CITATION {"citationID":"1asBhmoh","properties":{"unsorted":false,"formattedCitation":"\\super 7,20\\nosupersub{}","plainCitation":"7,20","noteIndex":0},"citationItems":[{"id":790,"uris":["http://zotero.org/users/16129121/items/2K8BMQSW"],"itemData":{"id":790,"type":"article-journal","container-title":"Nature communications","DOI":"https://dx.doi.org/10.21203/rs.3.rs-2937726/v1","issue":"6473","title":"lesSDRF Is More: Maximizing The Value Of Proteomics Data Through Streamlined Metadata Annotation","volume":"14","author":[{"family":"Claeys","given":"Tine"},{"family":"Van Den Bossche","given":"Tim"},{"family":"Perez-Riverol","given":"Yasset"},{"family":"Gevaert","given":"Kris"},{"family":"Vizcaíno","given":"Juan Antonio"},{"family":"Martens","given":"Lennart"}],"issued":{"date-parts":[["2023"]]}}},{"id":3178,"uris":["http://zotero.org/users/16129121/items/3MZI7964"],"itemData":{"id":3178,"type":"webpage","title":"CUPCAKE Vanilla","URL":"https://cupcake.proteo.info/#/login?returnUrl=%2Fhome","accessed":{"date-parts":[["2026",9,15]]}}}],"schema":"https://github.com/citation-style-language/schema/raw/master/csl-citation.json"} </w:instrText>
      </w:r>
      <w:r w:rsidR="00B01D83" w:rsidRPr="00042323">
        <w:fldChar w:fldCharType="separate"/>
      </w:r>
      <w:r w:rsidR="00DD2DD0" w:rsidRPr="00DD2DD0">
        <w:rPr>
          <w:rFonts w:cs="Calibri"/>
          <w:vertAlign w:val="superscript"/>
        </w:rPr>
        <w:t>7,20</w:t>
      </w:r>
      <w:r w:rsidR="00B01D83" w:rsidRPr="00042323">
        <w:fldChar w:fldCharType="end"/>
      </w:r>
      <w:r w:rsidRPr="00042323">
        <w:t xml:space="preserve">. However, adoption </w:t>
      </w:r>
      <w:r w:rsidR="000320F4" w:rsidRPr="00042323">
        <w:t>of SDRF</w:t>
      </w:r>
      <w:r w:rsidRPr="00042323">
        <w:t xml:space="preserve"> remains limited</w:t>
      </w:r>
      <w:r w:rsidR="0091514B" w:rsidRPr="00042323">
        <w:t xml:space="preserve"> as only a fraction of public proteomics dataset</w:t>
      </w:r>
      <w:r w:rsidR="000320F4" w:rsidRPr="00042323">
        <w:t>s</w:t>
      </w:r>
      <w:r w:rsidR="0091514B" w:rsidRPr="00042323">
        <w:t xml:space="preserve"> </w:t>
      </w:r>
      <w:r w:rsidR="008407D4" w:rsidRPr="00042323">
        <w:t>is</w:t>
      </w:r>
      <w:r w:rsidR="000320F4" w:rsidRPr="00042323">
        <w:t xml:space="preserve"> associated with SDRF </w:t>
      </w:r>
      <w:r w:rsidR="0091514B" w:rsidRPr="00042323">
        <w:t>metadata upon submission.</w:t>
      </w:r>
      <w:r w:rsidRPr="00042323">
        <w:t xml:space="preserve"> More fundamentally, </w:t>
      </w:r>
      <w:r w:rsidR="000320F4" w:rsidRPr="00042323">
        <w:t>SDRF</w:t>
      </w:r>
      <w:r w:rsidR="0001244B" w:rsidRPr="00042323">
        <w:t>-sourcing of metadata</w:t>
      </w:r>
      <w:r w:rsidRPr="00042323">
        <w:t xml:space="preserve"> </w:t>
      </w:r>
      <w:r w:rsidR="0091514B" w:rsidRPr="00042323">
        <w:t>only applies</w:t>
      </w:r>
      <w:r w:rsidR="008C0250" w:rsidRPr="00042323">
        <w:t xml:space="preserve"> </w:t>
      </w:r>
      <w:r w:rsidR="0001244B" w:rsidRPr="00042323">
        <w:t xml:space="preserve">to </w:t>
      </w:r>
      <w:r w:rsidRPr="00042323">
        <w:t>new deposition</w:t>
      </w:r>
      <w:r w:rsidR="0001244B" w:rsidRPr="00042323">
        <w:t>s</w:t>
      </w:r>
      <w:r w:rsidRPr="00042323">
        <w:t xml:space="preserve"> and does not </w:t>
      </w:r>
      <w:r w:rsidR="0001244B" w:rsidRPr="00042323">
        <w:t xml:space="preserve">help </w:t>
      </w:r>
      <w:r w:rsidRPr="00042323">
        <w:t xml:space="preserve">recover existing records. </w:t>
      </w:r>
      <w:del w:id="14" w:author="Lennart Martens" w:date="2026-09-21T13:49:00Z" w16du:dateUtc="2026-09-21T11:49:00Z">
        <w:r w:rsidR="0001244B" w:rsidRPr="00042323" w:rsidDel="00DF013F">
          <w:delText xml:space="preserve">As </w:delText>
        </w:r>
      </w:del>
      <w:ins w:id="15" w:author="Lennart Martens" w:date="2026-09-21T13:49:00Z" w16du:dateUtc="2026-09-21T11:49:00Z">
        <w:r w:rsidR="00DF013F">
          <w:t xml:space="preserve">Indeed, </w:t>
        </w:r>
      </w:ins>
      <w:r w:rsidR="0001244B" w:rsidRPr="00042323">
        <w:t xml:space="preserve">many </w:t>
      </w:r>
      <w:r w:rsidRPr="00042323">
        <w:t xml:space="preserve">valuable datasets predate </w:t>
      </w:r>
      <w:r w:rsidR="0001244B" w:rsidRPr="00042323">
        <w:t>SDRF</w:t>
      </w:r>
      <w:r w:rsidRPr="00042323">
        <w:t xml:space="preserve">, </w:t>
      </w:r>
      <w:ins w:id="16" w:author="Lennart Martens" w:date="2026-09-21T13:49:00Z" w16du:dateUtc="2026-09-21T11:49:00Z">
        <w:r w:rsidR="00DF013F">
          <w:t xml:space="preserve">and </w:t>
        </w:r>
      </w:ins>
      <w:r w:rsidRPr="00042323">
        <w:t>recent submissions are often incomplete</w:t>
      </w:r>
      <w:r w:rsidR="00DC6088" w:rsidRPr="00042323">
        <w:t>ly annotated</w:t>
      </w:r>
      <w:r w:rsidRPr="00042323">
        <w:t xml:space="preserve">, </w:t>
      </w:r>
      <w:del w:id="17" w:author="Lennart Martens" w:date="2026-09-21T13:49:00Z" w16du:dateUtc="2026-09-21T11:49:00Z">
        <w:r w:rsidRPr="00042323" w:rsidDel="00DF013F">
          <w:delText xml:space="preserve">and </w:delText>
        </w:r>
      </w:del>
      <w:ins w:id="18" w:author="Lennart Martens" w:date="2026-09-21T13:49:00Z" w16du:dateUtc="2026-09-21T11:49:00Z">
        <w:r w:rsidR="00DF013F">
          <w:t>le</w:t>
        </w:r>
      </w:ins>
      <w:ins w:id="19" w:author="Lennart Martens" w:date="2026-09-21T13:50:00Z" w16du:dateUtc="2026-09-21T11:50:00Z">
        <w:r w:rsidR="00DF013F">
          <w:t xml:space="preserve">aving </w:t>
        </w:r>
      </w:ins>
      <w:r w:rsidRPr="00042323">
        <w:t xml:space="preserve">biological and experimental detail that determines whether a dataset is fit for a given purpose </w:t>
      </w:r>
      <w:del w:id="20" w:author="Lennart Martens" w:date="2026-09-21T13:50:00Z" w16du:dateUtc="2026-09-21T11:50:00Z">
        <w:r w:rsidRPr="00042323" w:rsidDel="00DF013F">
          <w:delText xml:space="preserve">is </w:delText>
        </w:r>
      </w:del>
      <w:r w:rsidRPr="00042323">
        <w:t xml:space="preserve">frequently described only in the </w:t>
      </w:r>
      <w:r w:rsidR="00940CA9" w:rsidRPr="00042323">
        <w:t>associated paper</w:t>
      </w:r>
      <w:del w:id="21" w:author="Lennart Martens" w:date="2026-09-21T13:50:00Z" w16du:dateUtc="2026-09-21T11:50:00Z">
        <w:r w:rsidR="00940CA9" w:rsidRPr="00042323" w:rsidDel="00751D1F">
          <w:delText xml:space="preserve">, </w:delText>
        </w:r>
      </w:del>
      <w:ins w:id="22" w:author="Lennart Martens" w:date="2026-09-21T13:50:00Z" w16du:dateUtc="2026-09-21T11:50:00Z">
        <w:r w:rsidR="00751D1F">
          <w:t>. This</w:t>
        </w:r>
        <w:r w:rsidR="00751D1F" w:rsidRPr="00042323">
          <w:t xml:space="preserve"> </w:t>
        </w:r>
        <w:r w:rsidR="00DF013F">
          <w:t xml:space="preserve">in turn </w:t>
        </w:r>
        <w:r w:rsidR="00751D1F">
          <w:t xml:space="preserve">forces </w:t>
        </w:r>
      </w:ins>
      <w:r w:rsidR="00940CA9" w:rsidRPr="00042323">
        <w:t>r</w:t>
      </w:r>
      <w:r w:rsidRPr="00042323">
        <w:t xml:space="preserve">esearchers who wish to reuse public proteomics data </w:t>
      </w:r>
      <w:del w:id="23" w:author="Lennart Martens" w:date="2026-09-21T13:50:00Z" w16du:dateUtc="2026-09-21T11:50:00Z">
        <w:r w:rsidRPr="00042323" w:rsidDel="00751D1F">
          <w:delText xml:space="preserve">still </w:delText>
        </w:r>
        <w:r w:rsidR="00940CA9" w:rsidRPr="00042323" w:rsidDel="00751D1F">
          <w:delText xml:space="preserve">need </w:delText>
        </w:r>
      </w:del>
      <w:r w:rsidR="00940CA9" w:rsidRPr="00042323">
        <w:t xml:space="preserve">to </w:t>
      </w:r>
      <w:r w:rsidRPr="00042323">
        <w:t xml:space="preserve">read </w:t>
      </w:r>
      <w:r w:rsidR="00940CA9" w:rsidRPr="00042323">
        <w:t>individual</w:t>
      </w:r>
      <w:r w:rsidRPr="00042323">
        <w:t xml:space="preserve"> papers by hand before deciding whether a dataset suits their analysis</w:t>
      </w:r>
      <w:r w:rsidR="00940CA9" w:rsidRPr="00042323">
        <w:t xml:space="preserve">; a </w:t>
      </w:r>
      <w:r w:rsidR="004876B4" w:rsidRPr="00042323">
        <w:t xml:space="preserve">very </w:t>
      </w:r>
      <w:r w:rsidRPr="00042323">
        <w:t>slow and error</w:t>
      </w:r>
      <w:r w:rsidR="00940CA9" w:rsidRPr="00042323">
        <w:t>-</w:t>
      </w:r>
      <w:r w:rsidRPr="00042323">
        <w:t>prone</w:t>
      </w:r>
      <w:r w:rsidR="00940CA9" w:rsidRPr="00042323">
        <w:t xml:space="preserve"> process</w:t>
      </w:r>
      <w:r w:rsidR="0024013E" w:rsidRPr="00042323">
        <w:t xml:space="preserve">. </w:t>
      </w:r>
      <w:r w:rsidR="0044154E" w:rsidRPr="00042323">
        <w:t>An obvious solution lies in the</w:t>
      </w:r>
      <w:r w:rsidR="0024013E" w:rsidRPr="00042323">
        <w:t xml:space="preserve"> a</w:t>
      </w:r>
      <w:r w:rsidRPr="00042323">
        <w:t>utomated reading of biomedical literature</w:t>
      </w:r>
      <w:r w:rsidR="0024013E" w:rsidRPr="00042323">
        <w:t xml:space="preserve">, which </w:t>
      </w:r>
      <w:r w:rsidR="0044154E" w:rsidRPr="00042323">
        <w:t xml:space="preserve">has </w:t>
      </w:r>
      <w:ins w:id="24" w:author="Lennart Martens" w:date="2026-09-21T13:51:00Z" w16du:dateUtc="2026-09-21T11:51:00Z">
        <w:r w:rsidR="00751D1F">
          <w:t xml:space="preserve">moreover </w:t>
        </w:r>
      </w:ins>
      <w:r w:rsidR="00CB22E1" w:rsidRPr="00042323">
        <w:t xml:space="preserve">already </w:t>
      </w:r>
      <w:r w:rsidR="0044154E" w:rsidRPr="00042323">
        <w:t xml:space="preserve">been </w:t>
      </w:r>
      <w:r w:rsidR="002B2F9E" w:rsidRPr="00042323">
        <w:t xml:space="preserve">actively </w:t>
      </w:r>
      <w:r w:rsidR="0044154E" w:rsidRPr="00042323">
        <w:t xml:space="preserve">pursued </w:t>
      </w:r>
      <w:r w:rsidR="002B2F9E" w:rsidRPr="00042323">
        <w:t>for many years</w:t>
      </w:r>
      <w:r w:rsidR="0044154E" w:rsidRPr="00042323">
        <w:t xml:space="preserve">. </w:t>
      </w:r>
      <w:del w:id="25" w:author="Lennart Martens" w:date="2026-09-21T13:51:00Z" w16du:dateUtc="2026-09-21T11:51:00Z">
        <w:r w:rsidRPr="00042323" w:rsidDel="00751D1F">
          <w:delText xml:space="preserve"> </w:delText>
        </w:r>
      </w:del>
      <w:r w:rsidRPr="00042323">
        <w:t>Dictionary-driven entity recognition is the established approach</w:t>
      </w:r>
      <w:r w:rsidR="00B17409" w:rsidRPr="00042323">
        <w:t>,</w:t>
      </w:r>
      <w:r w:rsidRPr="00042323">
        <w:t xml:space="preserve"> and </w:t>
      </w:r>
      <w:r w:rsidR="00B17409" w:rsidRPr="00042323">
        <w:t xml:space="preserve">is </w:t>
      </w:r>
      <w:r w:rsidR="008407D4" w:rsidRPr="00042323">
        <w:t>utilized</w:t>
      </w:r>
      <w:r w:rsidR="00B17409" w:rsidRPr="00042323">
        <w:t xml:space="preserve"> at scale in</w:t>
      </w:r>
      <w:r w:rsidRPr="00042323">
        <w:t xml:space="preserve"> systems such as SciBite</w:t>
      </w:r>
      <w:r w:rsidR="00A87ECE" w:rsidRPr="00042323">
        <w:t xml:space="preserve"> </w:t>
      </w:r>
      <w:r w:rsidR="00A87ECE" w:rsidRPr="00042323">
        <w:fldChar w:fldCharType="begin"/>
      </w:r>
      <w:r w:rsidR="00DD2DD0">
        <w:instrText xml:space="preserve"> ADDIN ZOTERO_ITEM CSL_CITATION {"citationID":"nesd7cPm","properties":{"unsorted":false,"formattedCitation":"\\super 21\\nosupersub{}","plainCitation":"21","noteIndex":0},"citationItems":[{"id":3180,"uris":["http://zotero.org/users/16129121/items/H7SP9FHR"],"itemData":{"id":3180,"type":"webpage","abstract":"Get tools to find, prepare and share your data. Discover award-winning ontology management, text analytics, semantic search and an AI platform.","container-title":"www.elsevier.com","language":"en-US","title":"SciBite | Technology that unlocks scientific data | Elsevier","URL":"https://www.elsevier.com/products/scibite","accessed":{"date-parts":[["2026",9,15]]}}}],"schema":"https://github.com/citation-style-language/schema/raw/master/csl-citation.json"} </w:instrText>
      </w:r>
      <w:r w:rsidR="00A87ECE" w:rsidRPr="00042323">
        <w:fldChar w:fldCharType="separate"/>
      </w:r>
      <w:r w:rsidR="00DD2DD0" w:rsidRPr="00DD2DD0">
        <w:rPr>
          <w:rFonts w:cs="Calibri"/>
          <w:vertAlign w:val="superscript"/>
        </w:rPr>
        <w:t>21</w:t>
      </w:r>
      <w:r w:rsidR="00A87ECE" w:rsidRPr="00042323">
        <w:fldChar w:fldCharType="end"/>
      </w:r>
      <w:r w:rsidRPr="00042323">
        <w:t xml:space="preserve"> </w:t>
      </w:r>
      <w:r w:rsidR="00A96D9C" w:rsidRPr="00042323">
        <w:t xml:space="preserve">and EuropePMC </w:t>
      </w:r>
      <w:r w:rsidR="00A96D9C" w:rsidRPr="00042323">
        <w:fldChar w:fldCharType="begin"/>
      </w:r>
      <w:r w:rsidR="00DD2DD0">
        <w:instrText xml:space="preserve"> ADDIN ZOTERO_ITEM CSL_CITATION {"citationID":"Vb8nlhQm","properties":{"unsorted":false,"formattedCitation":"\\super 22\\nosupersub{}","plainCitation":"22","noteIndex":0},"citationItems":[{"id":3182,"uris":["http://zotero.org/users/16129121/items/6L9HZ69X"],"itemData":{"id":3182,"type":"article-journal","abstract":"Named entity recognition (NER) is a widely used text-mining and natural language processing (NLP) subtask. In recent years, deep learning methods have superseded traditional dictionary- and rule-based NER approaches. A high-quality dataset is essential to fully leverage recent deep learning advancements. While several gold-standard corpora for biomedical entities in abstracts exist, only a few are based on full-text research articles. The Europe PMC literature database routinely annotates Gene/Proteins, Diseases, and Organisms entities. To transition this pipeline from a dictionary-based to a machine learning-based approach, we have developed a human-annotated full-text corpus for these entities, comprising 300 full-text open-access research articles. Over 72,000 mentions of biomedical concepts have been identified within approximately 114,000 sentences. This article describes the corpus and details how to access and reuse this open community resource.","container-title":"Scientific Data","DOI":"10.1038/s41597-023-02617-x","ISSN":"2052-4463","issue":"1","journalAbbreviation":"Sci Data","language":"en","license":"2023 The Author(s)","page":"722","publisher":"Nature Publishing Group","source":"www.nature.com","title":"Europe PMC annotated full-text corpus for gene/proteins, diseases and organisms","URL":"https://www.nature.com/articles/s41597-023-02617-x","volume":"10","author":[{"family":"Yang","given":"Xiao"},{"family":"Saha","given":"Shyamasree"},{"family":"Venkatesan","given":"Aravind"},{"family":"Tirunagari","given":"Santosh"},{"family":"Vartak","given":"Vid"},{"family":"McEntyre","given":"Johanna"}],"accessed":{"date-parts":[["2026",9,15]]},"issued":{"date-parts":[["2023",10,19]]}}}],"schema":"https://github.com/citation-style-language/schema/raw/master/csl-citation.json"} </w:instrText>
      </w:r>
      <w:r w:rsidR="00A96D9C" w:rsidRPr="00042323">
        <w:fldChar w:fldCharType="separate"/>
      </w:r>
      <w:r w:rsidR="00DD2DD0" w:rsidRPr="00DD2DD0">
        <w:rPr>
          <w:rFonts w:cs="Calibri"/>
          <w:vertAlign w:val="superscript"/>
        </w:rPr>
        <w:t>22</w:t>
      </w:r>
      <w:r w:rsidR="00A96D9C" w:rsidRPr="00042323">
        <w:fldChar w:fldCharType="end"/>
      </w:r>
      <w:r w:rsidRPr="00042323">
        <w:t xml:space="preserve">. </w:t>
      </w:r>
      <w:r w:rsidR="00B17409" w:rsidRPr="00042323">
        <w:t>However, while these</w:t>
      </w:r>
      <w:r w:rsidRPr="00042323">
        <w:t xml:space="preserve"> systems </w:t>
      </w:r>
      <w:r w:rsidR="008407D4" w:rsidRPr="00042323">
        <w:t>recognize</w:t>
      </w:r>
      <w:r w:rsidRPr="00042323">
        <w:t xml:space="preserve"> entities</w:t>
      </w:r>
      <w:r w:rsidR="00B17409" w:rsidRPr="00042323">
        <w:t>,</w:t>
      </w:r>
      <w:r w:rsidRPr="00042323">
        <w:t xml:space="preserve"> </w:t>
      </w:r>
      <w:r w:rsidR="00B17409" w:rsidRPr="00042323">
        <w:t xml:space="preserve">they </w:t>
      </w:r>
      <w:r w:rsidR="002F448D" w:rsidRPr="00042323">
        <w:t>lack context awareness</w:t>
      </w:r>
      <w:ins w:id="26" w:author="Lennart Martens" w:date="2026-09-21T13:51:00Z" w16du:dateUtc="2026-09-21T11:51:00Z">
        <w:r w:rsidR="00751D1F">
          <w:t>, greatly reducing their utility</w:t>
        </w:r>
      </w:ins>
      <w:r w:rsidR="002F448D" w:rsidRPr="00042323">
        <w:t xml:space="preserve">. </w:t>
      </w:r>
      <w:r w:rsidRPr="00042323">
        <w:t xml:space="preserve">Large language models (LLMs) </w:t>
      </w:r>
      <w:r w:rsidR="0005326F" w:rsidRPr="00042323">
        <w:t xml:space="preserve">can </w:t>
      </w:r>
      <w:r w:rsidRPr="00042323">
        <w:t xml:space="preserve">remove </w:t>
      </w:r>
      <w:r w:rsidR="0005326F" w:rsidRPr="00042323">
        <w:t>this</w:t>
      </w:r>
      <w:r w:rsidRPr="00042323">
        <w:t xml:space="preserve"> constraint, and the closest prior work </w:t>
      </w:r>
      <w:ins w:id="27" w:author="Lennart Martens" w:date="2026-09-21T13:51:00Z" w16du:dateUtc="2026-09-21T11:51:00Z">
        <w:r w:rsidR="00751D1F">
          <w:t xml:space="preserve">here </w:t>
        </w:r>
      </w:ins>
      <w:r w:rsidRPr="00042323">
        <w:t>is SPIRES</w:t>
      </w:r>
      <w:r w:rsidR="005941A0" w:rsidRPr="00042323">
        <w:t xml:space="preserve"> </w:t>
      </w:r>
      <w:r w:rsidR="005941A0" w:rsidRPr="00042323">
        <w:fldChar w:fldCharType="begin"/>
      </w:r>
      <w:r w:rsidR="00DD2DD0">
        <w:instrText xml:space="preserve"> ADDIN ZOTERO_ITEM CSL_CITATION {"citationID":"7U3mAiS2","properties":{"unsorted":false,"formattedCitation":"\\super 23\\nosupersub{}","plainCitation":"23","noteIndex":0},"citationItems":[{"id":3188,"uris":["http://zotero.org/users/16129121/items/JREYN6DN"],"itemData":{"id":3188,"type":"article-journal","abstract":"Creating knowledge bases and ontologies is a time consuming task that relies on manual curation. AI/NLP approaches can assist expert curators in populating these knowledge bases, but current approaches rely on extensive training data, and are not able to populate arbitrarily complex nested knowledge schemas.Here we present Structured Prompt Interrogation and Recursive Extraction of Semantics (SPIRES), a Knowledge Extraction approach that relies on the ability of Large Language Models (LLMs) to perform zero-shot learning and general-purpose query answering from flexible prompts and return information conforming to a specified schema. Given a detailed, user-defined knowledge schema and an input text, SPIRES recursively performs prompt interrogation against an LLM to obtain a set of responses matching the provided schema. SPIRES uses existing ontologies and vocabularies to provide identifiers for matched elements. We present examples of applying SPIRES in different domains, including extraction of food recipes, multi-species cellular signaling pathways, disease treatments, multi-step drug mechanisms, and chemical to disease relationships. Current SPIRES accuracy is comparable to the mid-range of existing Relation Extraction methods, but greatly surpasses an LLM’s native capability of grounding entities with unique identifiers. SPIRES has the advantage of easy customization, flexibility, and, crucially, the ability to perform new tasks in the absence of any new training data. This method supports a general strategy of leveraging the language interpreting capabilities of LLMs to assemble knowledge bases, assisting manual knowledge curation and acquisition while supporting validation with publicly-available databases and ontologies external to the LLM.SPIRES is available as part of the open source OntoGPT package: https://github.com/monarch-initiative/ontogpt.","container-title":"Bioinformatics","DOI":"10.1093/bioinformatics/btae104","ISSN":"1367-4811","issue":"3","journalAbbreviation":"Bioinformatics","page":"btae104","source":"Silverchair","title":"Structured Prompt Interrogation and Recursive Extraction of Semantics (SPIRES): a method for populating knowledge bases using zero-shot learning","title-short":"Structured Prompt Interrogation and Recursive Extraction of Semantics (SPIRES)","URL":"https://doi.org/10.1093/bioinformatics/btae104","volume":"40","author":[{"family":"Caufield","given":"J Harry"},{"family":"Hegde","given":"Harshad"},{"family":"Emonet","given":"Vincent"},{"family":"Harris","given":"Nomi L"},{"family":"Joachimiak","given":"Marcin P"},{"family":"Matentzoglu","given":"Nicolas"},{"family":"Kim","given":"HyeongSik"},{"family":"Moxon","given":"Sierra"},{"family":"Reese","given":"Justin T"},{"family":"Haendel","given":"Melissa A"},{"family":"Robinson","given":"Peter N"},{"family":"Mungall","given":"Christopher J"}],"accessed":{"date-parts":[["2026",9,15]]},"issued":{"date-parts":[["2024",3,1]]}}}],"schema":"https://github.com/citation-style-language/schema/raw/master/csl-citation.json"} </w:instrText>
      </w:r>
      <w:r w:rsidR="005941A0" w:rsidRPr="00042323">
        <w:fldChar w:fldCharType="separate"/>
      </w:r>
      <w:r w:rsidR="00DD2DD0" w:rsidRPr="00DD2DD0">
        <w:rPr>
          <w:rFonts w:cs="Calibri"/>
          <w:vertAlign w:val="superscript"/>
        </w:rPr>
        <w:t>23</w:t>
      </w:r>
      <w:r w:rsidR="005941A0" w:rsidRPr="00042323">
        <w:fldChar w:fldCharType="end"/>
      </w:r>
      <w:r w:rsidRPr="00042323">
        <w:t>, which takes a user-defined schema, queries a model recursively over nested structure, and grounds each extracted value to an ontology identifier</w:t>
      </w:r>
      <w:r w:rsidR="00F7325D" w:rsidRPr="00042323">
        <w:t xml:space="preserve">. </w:t>
      </w:r>
      <w:r w:rsidR="00467171" w:rsidRPr="00042323">
        <w:t xml:space="preserve">However, SPIRES extracts general nested relations from a single input text rather than treating a specific deposited dataset as the object of extraction, with no mechanism for reconciling what a manuscript states against what an associated repository record states. Nor does </w:t>
      </w:r>
      <w:r w:rsidR="00C5494A" w:rsidRPr="00042323">
        <w:t>SPIRES</w:t>
      </w:r>
      <w:r w:rsidR="00467171" w:rsidRPr="00042323">
        <w:t xml:space="preserve"> distinguish a reliable extraction from an unreliable one: once a value resolves to an ontology identifier, the tool has no further way to flag it for </w:t>
      </w:r>
      <w:r w:rsidR="00921E06" w:rsidRPr="00042323">
        <w:t xml:space="preserve">downstream </w:t>
      </w:r>
      <w:r w:rsidR="00467171" w:rsidRPr="00042323">
        <w:t>review.</w:t>
      </w:r>
      <w:r w:rsidR="000A190C" w:rsidRPr="00042323">
        <w:rPr>
          <w:rFonts w:ascii="Times New Roman" w:eastAsia="Times New Roman" w:hAnsi="Times New Roman" w:cs="Times New Roman"/>
          <w:sz w:val="24"/>
          <w:szCs w:val="24"/>
          <w:lang w:eastAsia="nl-BE"/>
        </w:rPr>
        <w:t xml:space="preserve"> </w:t>
      </w:r>
      <w:r w:rsidR="00921E06" w:rsidRPr="00042323">
        <w:t xml:space="preserve">Moreover, it </w:t>
      </w:r>
      <w:r w:rsidR="000A190C" w:rsidRPr="00042323">
        <w:t xml:space="preserve">is </w:t>
      </w:r>
      <w:r w:rsidR="00921E06" w:rsidRPr="00042323">
        <w:t>not</w:t>
      </w:r>
      <w:r w:rsidR="000A190C" w:rsidRPr="00042323">
        <w:t xml:space="preserve"> known whether SPIRES's accuracy depends on the specific model behind it, </w:t>
      </w:r>
      <w:r w:rsidR="002A3A18" w:rsidRPr="00042323">
        <w:t xml:space="preserve">as </w:t>
      </w:r>
      <w:r w:rsidR="000A190C" w:rsidRPr="00042323">
        <w:t xml:space="preserve">the published evaluation used a single commercial model. </w:t>
      </w:r>
      <w:r w:rsidR="00C54140" w:rsidRPr="00042323">
        <w:t>This begs the question</w:t>
      </w:r>
      <w:r w:rsidR="00183954" w:rsidRPr="00042323">
        <w:t xml:space="preserve"> </w:t>
      </w:r>
      <w:r w:rsidR="00B1617E">
        <w:t>whether</w:t>
      </w:r>
      <w:r w:rsidR="00183954" w:rsidRPr="00042323">
        <w:t xml:space="preserve"> </w:t>
      </w:r>
      <w:r w:rsidR="000A190C" w:rsidRPr="00042323">
        <w:t xml:space="preserve">a community resource </w:t>
      </w:r>
      <w:r w:rsidR="00C54140" w:rsidRPr="00042323">
        <w:t>of dataset metadata should</w:t>
      </w:r>
      <w:r w:rsidR="000A190C" w:rsidRPr="00042323">
        <w:t xml:space="preserve"> depend on a commercial model, and whether it </w:t>
      </w:r>
      <w:r w:rsidR="00C54140" w:rsidRPr="00042323">
        <w:t xml:space="preserve">will still be </w:t>
      </w:r>
      <w:r w:rsidR="000A190C" w:rsidRPr="00042323">
        <w:t>reproduc</w:t>
      </w:r>
      <w:r w:rsidR="00C54140" w:rsidRPr="00042323">
        <w:t>ible</w:t>
      </w:r>
      <w:r w:rsidR="000A190C" w:rsidRPr="00042323">
        <w:t xml:space="preserve"> years later</w:t>
      </w:r>
      <w:r w:rsidR="00703823" w:rsidRPr="00042323">
        <w:t xml:space="preserve"> </w:t>
      </w:r>
      <w:r w:rsidR="00AF6F3F">
        <w:fldChar w:fldCharType="begin"/>
      </w:r>
      <w:r w:rsidR="00AF6F3F">
        <w:instrText xml:space="preserve"> ADDIN ZOTERO_ITEM CSL_CITATION {"citationID":"x24qa2jk","properties":{"unsorted":false,"formattedCitation":"\\super 24\\nosupersub{}","plainCitation":"24","noteIndex":0},"citationItems":[{"id":1853,"uris":["http://zotero.org/users/16129121/items/E3RXL373"],"itemData":{"id":1853,"type":"article-journal","abstract":"With the human Plasma Proteome Project (PPP) pilot phase completed, the largest and most ambitious proteomics experiment to date has reached its first milestone. The correspondingly impressive amount of data that came from this pilot project emphasized the need for a centralized dissemination mechanism and led to the development of a detailed, PPP specific data gathering infrastructure at the University of Michigan, Ann Arbor as well as the protein identifications database project at the European Bioinformatics Institute as a general proteomics data repository. One issue that crept up while discussing which data to store for the PPP concerns whether the raw, binary data coming from the mass spectrometers should be stored, or rather the more compact and already significantly processed peak lists. As this debate is not restricted to the PPP but relates to the proteomics community in general, we will attempt to detail the relative merits and caveats associated with centralized storage and dissemination of raw data and/or peak lists, building on the extensive experience gained during the PPP pilot phase. Finally, some suggestions are made for both immediate and future storage of MS data in public repositories.","container-title":"PROTEOMICS","DOI":"10.1002/pmic.200401302","ISSN":"1615-9861","issue":"13","language":"en","note":"_eprint: https://onlinelibrary.wiley.com/doi/pdf/10.1002/pmic.200401302","page":"3501-3505","source":"Wiley Online Library","title":"Do we want our data raw? Including binary mass spectrometry data in public proteomics data repositories","title-short":"Do we want our data raw?","URL":"https://onlinelibrary.wiley.com/doi/abs/10.1002/pmic.200401302","volume":"5","author":[{"family":"Martens","given":"Lennart"},{"family":"Nesvizhskii","given":"Alexey I."},{"family":"Hermjakob","given":"Henning"},{"family":"Adamski","given":"Marcin"},{"family":"Omenn","given":"Gilbert S."},{"family":"Vandekerckhove","given":"Joël"},{"family":"Gevaert","given":"Kris"}],"accessed":{"date-parts":[["2025",5,5]]},"issued":{"date-parts":[["2005"]]}}}],"schema":"https://github.com/citation-style-language/schema/raw/master/csl-citation.json"} </w:instrText>
      </w:r>
      <w:r w:rsidR="00AF6F3F">
        <w:fldChar w:fldCharType="separate"/>
      </w:r>
      <w:r w:rsidR="00AF6F3F" w:rsidRPr="00AF6F3F">
        <w:rPr>
          <w:rFonts w:cs="Calibri"/>
          <w:vertAlign w:val="superscript"/>
        </w:rPr>
        <w:t>24</w:t>
      </w:r>
      <w:r w:rsidR="00AF6F3F">
        <w:fldChar w:fldCharType="end"/>
      </w:r>
      <w:r w:rsidR="000A190C" w:rsidRPr="00042323">
        <w:t>.</w:t>
      </w:r>
      <w:r w:rsidR="0083705E" w:rsidRPr="00042323">
        <w:t xml:space="preserve"> </w:t>
      </w:r>
    </w:p>
    <w:p w14:paraId="57C5341F" w14:textId="6CBE31A9" w:rsidR="000A190C" w:rsidRPr="00042323" w:rsidRDefault="0083705E" w:rsidP="000A190C">
      <w:r w:rsidRPr="0083705E">
        <w:t xml:space="preserve">Here we present HAMLET, </w:t>
      </w:r>
      <w:del w:id="28" w:author="Lennart Martens" w:date="2026-09-21T13:52:00Z" w16du:dateUtc="2026-09-21T11:52:00Z">
        <w:r w:rsidR="003E53E9" w:rsidDel="003402A2">
          <w:delText>a</w:delText>
        </w:r>
      </w:del>
      <w:ins w:id="29" w:author="Lennart Martens" w:date="2026-09-21T13:52:00Z" w16du:dateUtc="2026-09-21T11:52:00Z">
        <w:r w:rsidR="003402A2">
          <w:t>the</w:t>
        </w:r>
      </w:ins>
      <w:r w:rsidR="003E53E9">
        <w:t xml:space="preserve"> </w:t>
      </w:r>
      <w:r w:rsidR="003E53E9" w:rsidRPr="003E53E9">
        <w:t>Harmonized Agentic Metadata Literature Extraction Tool</w:t>
      </w:r>
      <w:r w:rsidR="003E53E9">
        <w:t xml:space="preserve"> </w:t>
      </w:r>
      <w:r w:rsidRPr="0083705E">
        <w:t xml:space="preserve">that reconstructs the biological, technical and experimental context of public proteomics datasets from their associated manuscripts. Extraction is decomposed across </w:t>
      </w:r>
      <w:r w:rsidRPr="00042323">
        <w:t>speciali</w:t>
      </w:r>
      <w:r w:rsidR="001B55A8">
        <w:t>z</w:t>
      </w:r>
      <w:r w:rsidRPr="00042323">
        <w:t>ed</w:t>
      </w:r>
      <w:r w:rsidRPr="0083705E">
        <w:t xml:space="preserve"> agents operating on a fixed schema, every value is tied to its supporting sentence, and extracted terms are </w:t>
      </w:r>
      <w:r w:rsidRPr="00042323">
        <w:t>normal</w:t>
      </w:r>
      <w:r w:rsidR="001B55A8">
        <w:t>iz</w:t>
      </w:r>
      <w:r w:rsidRPr="00042323">
        <w:t>ed</w:t>
      </w:r>
      <w:r w:rsidRPr="0083705E">
        <w:t xml:space="preserve"> to community ontologies, so that each component's contribution can be measured rather than assumed. We first establish an agreement ceiling for the task from a corpus of 27 manuscripts annotated by nine human experts. A cumulative ablation then shows that model identity stops mattering once this structure is in place, and a six-model benchmark confirms the consequence directly: an open-weights model matches the strongest commercial system tested, so the extraction need not depend on a proprietary one. </w:t>
      </w:r>
      <w:r w:rsidRPr="00042323">
        <w:t>Applied at scale to 1,736 PRIDE</w:t>
      </w:r>
      <w:r w:rsidR="000278F3" w:rsidRPr="00042323">
        <w:fldChar w:fldCharType="begin"/>
      </w:r>
      <w:r w:rsidR="00AF6F3F">
        <w:instrText xml:space="preserve"> ADDIN ZOTERO_ITEM CSL_CITATION {"citationID":"LY9iA4fJ","properties":{"unsorted":false,"formattedCitation":"\\super 25\\nosupersub{}","plainCitation":"25","noteIndex":0},"citationItems":[{"id":1906,"uris":["http://zotero.org/users/16129121/items/WIKT86RP"],"itemData":{"id":1906,"type":"article-journal","abstract":"The PRoteomics IDEntifications (PRIDE) database (https://www.ebi.ac.uk/pride/) is the world's leading mass spectrometry (MS)-based proteomics data repository and one of the founding members of the ProteomeXchange consortium. This manuscript summarizes the developments in PRIDE resources and related tools for the last three years. The number of submitted datasets to PRIDE Archive (the archival component of PRIDE) has reached on average around 534 datasets per month. This has been possible thanks to continuous improvements in infrastructure such as a new file transfer protocol for very large datasets (Globus), a new data resubmission pipeline and an automatic dataset validation process. Additionally, we will highlight novel activities such as the availability of the PRIDE chatbot (based on the use of open-source Large Language Models), and our work to improve support for MS crosslinking datasets. Furthermore, we will describe how we have increased our efforts to reuse, reanalyze and disseminate high-quality proteomics data into added-value resources such as UniProt, Ensembl and Expression Atlas.","container-title":"Nucleic Acids Research","DOI":"10.1093/nar/gkae1011","ISSN":"1362-4962","issue":"D1","journalAbbreviation":"Nucleic Acids Res","language":"eng","page":"D543-D553","PMID":"39494541","PMCID":"PMC11701690","source":"PubMed","title":"The PRIDE database at 20 years: 2025 update","title-short":"The PRIDE database at 20 years","volume":"53","author":[{"family":"Perez-Riverol","given":"Yasset"},{"family":"Bandla","given":"Chakradhar"},{"family":"Kundu","given":"Deepti J."},{"family":"Kamatchinathan","given":"Selvakumar"},{"family":"Bai","given":"Jingwen"},{"family":"Hewapathirana","given":"Suresh"},{"family":"John","given":"Nithu Sara"},{"family":"Prakash","given":"Ananth"},{"family":"Walzer","given":"Mathias"},{"family":"Wang","given":"Shengbo"},{"family":"Vizcaíno","given":"Juan Antonio"}],"issued":{"date-parts":[["2025",1,6]]}}}],"schema":"https://github.com/citation-style-language/schema/raw/master/csl-citation.json"} </w:instrText>
      </w:r>
      <w:r w:rsidR="000278F3" w:rsidRPr="00042323">
        <w:fldChar w:fldCharType="separate"/>
      </w:r>
      <w:r w:rsidR="00AF6F3F" w:rsidRPr="00AF6F3F">
        <w:rPr>
          <w:rFonts w:cs="Calibri"/>
          <w:vertAlign w:val="superscript"/>
        </w:rPr>
        <w:t>25</w:t>
      </w:r>
      <w:r w:rsidR="000278F3" w:rsidRPr="00042323">
        <w:fldChar w:fldCharType="end"/>
      </w:r>
      <w:r w:rsidRPr="00042323">
        <w:t xml:space="preserve"> datasets, the same framework quantifies what the deposited record adds over the manuscript itself, and resolves project-level annotation down to individual raw files using MLMarker</w:t>
      </w:r>
      <w:r w:rsidR="003E49E1" w:rsidRPr="00042323">
        <w:fldChar w:fldCharType="begin"/>
      </w:r>
      <w:r w:rsidR="00DD2DD0">
        <w:instrText xml:space="preserve"> ADDIN ZOTERO_ITEM CSL_CITATION {"citationID":"93JWNutD","properties":{"unsorted":false,"formattedCitation":"\\super 9\\nosupersub{}","plainCitation":"9","noteIndex":0},"citationItems":[{"id":3158,"uris":["http://zotero.org/users/16129121/items/IYPGJMIN"],"itemData":{"id":3158,"type":"article-journal","abstract":"MLMarker is a machine learning tool that computes continuous tissue similarity scores for proteomics data, addressing the challenge of interpreting complex or sparse datasets. Trained on 34 healthy tissues, its Random Forest model generates probabilistic predictions with SHAP-based protein-level explanations. A penalty factor corrects for missing proteins, improving robustness for low-coverage samples. Across three public datasets, MLMarker revealed brain-like signatures in cerebral melanoma metastases, achieved high accuracy in a pan-cancer cohort, and identified brain and pituitary origins in biofluids. MLMarker provides an interpretable framework for tissue inference and hypothesis generation, available as a Python package and Streamlit app.","container-title":"Genome Biology","DOI":"10.1186/s13059-026-04125-8","ISSN":"1474-760X","issue":"1","journalAbbreviation":"Genome Biol","language":"en","page":"207","source":"Springer Link","title":"MLMarker: a machine learning framework for tissue inference and biomarker discovery","title-short":"MLMarker","URL":"https://doi.org/10.1186/s13059-026-04125-8","volume":"27","author":[{"family":"Claeys","given":"Tine"},{"family":"Puyenbroeck","given":"Sam","non-dropping-particle":"van"},{"family":"Gevaert","given":"Kris"},{"family":"Martens","given":"Lennart"}],"accessed":{"date-parts":[["2026",7,14]]},"issued":{"date-parts":[["2026",6,24]]}}}],"schema":"https://github.com/citation-style-language/schema/raw/master/csl-citation.json"} </w:instrText>
      </w:r>
      <w:r w:rsidR="003E49E1" w:rsidRPr="00042323">
        <w:fldChar w:fldCharType="separate"/>
      </w:r>
      <w:r w:rsidR="00DD2DD0" w:rsidRPr="00DD2DD0">
        <w:rPr>
          <w:rFonts w:cs="Calibri"/>
          <w:vertAlign w:val="superscript"/>
        </w:rPr>
        <w:t>9</w:t>
      </w:r>
      <w:r w:rsidR="003E49E1" w:rsidRPr="00042323">
        <w:fldChar w:fldCharType="end"/>
      </w:r>
      <w:r w:rsidRPr="00042323">
        <w:t xml:space="preserve">, an existing tissue classifier, </w:t>
      </w:r>
      <w:ins w:id="30" w:author="Lennart Martens" w:date="2026-09-21T13:53:00Z" w16du:dateUtc="2026-09-21T11:53:00Z">
        <w:r w:rsidR="003402A2">
          <w:t xml:space="preserve">thus </w:t>
        </w:r>
      </w:ins>
      <w:r w:rsidRPr="00042323">
        <w:t>moving experimental metadata from merely extracted</w:t>
      </w:r>
      <w:ins w:id="31" w:author="Lennart Martens" w:date="2026-09-21T13:53:00Z" w16du:dateUtc="2026-09-21T11:53:00Z">
        <w:r w:rsidR="003402A2">
          <w:t xml:space="preserve"> elements</w:t>
        </w:r>
      </w:ins>
      <w:r w:rsidRPr="00042323">
        <w:t xml:space="preserve"> towards genuinely usable</w:t>
      </w:r>
      <w:ins w:id="32" w:author="Lennart Martens" w:date="2026-09-21T13:53:00Z" w16du:dateUtc="2026-09-21T11:53:00Z">
        <w:r w:rsidR="003402A2">
          <w:t xml:space="preserve"> information</w:t>
        </w:r>
      </w:ins>
      <w:r w:rsidRPr="00042323">
        <w:t>.</w:t>
      </w:r>
    </w:p>
    <w:p w14:paraId="1ED4320F" w14:textId="376097F1" w:rsidR="000B0963" w:rsidRPr="00042323" w:rsidRDefault="000B0963" w:rsidP="000B0963">
      <w:pPr>
        <w:pStyle w:val="Heading1"/>
      </w:pPr>
      <w:r w:rsidRPr="00042323">
        <w:t>Results</w:t>
      </w:r>
    </w:p>
    <w:p w14:paraId="4D911EB9" w14:textId="51555643" w:rsidR="000B0963" w:rsidRPr="00042323" w:rsidRDefault="007868BB" w:rsidP="000B0963">
      <w:pPr>
        <w:pStyle w:val="Heading2"/>
      </w:pPr>
      <w:r>
        <w:t xml:space="preserve">Language models annotate more consistently </w:t>
      </w:r>
      <w:r w:rsidR="001F22EA" w:rsidRPr="00042323">
        <w:t xml:space="preserve">than human </w:t>
      </w:r>
      <w:r w:rsidR="001335FB" w:rsidRPr="00042323">
        <w:t>expert</w:t>
      </w:r>
      <w:r>
        <w:t>s</w:t>
      </w:r>
      <w:r w:rsidR="001335FB" w:rsidRPr="00042323">
        <w:t xml:space="preserve"> </w:t>
      </w:r>
    </w:p>
    <w:p w14:paraId="18529D17" w14:textId="5916CC45" w:rsidR="00991350" w:rsidRDefault="00991350" w:rsidP="000B0963">
      <w:r w:rsidRPr="00991350">
        <w:t>Before agentic metadata extraction can be evaluated, the task itself must be characteri</w:t>
      </w:r>
      <w:r>
        <w:t>z</w:t>
      </w:r>
      <w:r w:rsidRPr="00991350">
        <w:t xml:space="preserve">ed. We therefore first established how consistently human experts agree with one another when annotating the same manuscripts, which defines the </w:t>
      </w:r>
      <w:r w:rsidR="00EC3EF0" w:rsidRPr="00991350">
        <w:t xml:space="preserve">distribution </w:t>
      </w:r>
      <w:del w:id="33" w:author="Lennart Martens" w:date="2026-09-21T13:54:00Z" w16du:dateUtc="2026-09-21T11:54:00Z">
        <w:r w:rsidR="00EC3EF0" w:rsidRPr="00991350" w:rsidDel="008E16BC">
          <w:delText>of</w:delText>
        </w:r>
        <w:r w:rsidRPr="00991350" w:rsidDel="008E16BC">
          <w:delText xml:space="preserve"> </w:delText>
        </w:r>
      </w:del>
      <w:ins w:id="34" w:author="Lennart Martens" w:date="2026-09-21T13:54:00Z" w16du:dateUtc="2026-09-21T11:54:00Z">
        <w:r w:rsidR="008E16BC">
          <w:t>against which</w:t>
        </w:r>
        <w:r w:rsidR="008E16BC" w:rsidRPr="00991350">
          <w:t xml:space="preserve"> </w:t>
        </w:r>
      </w:ins>
      <w:r w:rsidRPr="00991350">
        <w:t>any automated annotation should be judged</w:t>
      </w:r>
      <w:del w:id="35" w:author="Lennart Martens" w:date="2026-09-21T13:54:00Z" w16du:dateUtc="2026-09-21T11:54:00Z">
        <w:r w:rsidRPr="00991350" w:rsidDel="008E16BC">
          <w:delText xml:space="preserve"> against</w:delText>
        </w:r>
      </w:del>
      <w:r w:rsidRPr="00991350">
        <w:t xml:space="preserve">. We then examined what drives deviation from that distribution, separating limitations of the annotation task itself from those of the models applied to it. </w:t>
      </w:r>
      <w:del w:id="36" w:author="Lennart Martens" w:date="2026-09-21T13:54:00Z" w16du:dateUtc="2026-09-21T11:54:00Z">
        <w:r w:rsidRPr="00991350" w:rsidDel="00F02E3F">
          <w:delText xml:space="preserve">This </w:delText>
        </w:r>
      </w:del>
      <w:ins w:id="37" w:author="Lennart Martens" w:date="2026-09-21T13:54:00Z" w16du:dateUtc="2026-09-21T11:54:00Z">
        <w:r w:rsidR="00F02E3F">
          <w:t>Importantly, t</w:t>
        </w:r>
        <w:r w:rsidR="00F02E3F" w:rsidRPr="00991350">
          <w:t xml:space="preserve">his </w:t>
        </w:r>
      </w:ins>
      <w:r w:rsidRPr="00991350">
        <w:t xml:space="preserve">reference standard was established </w:t>
      </w:r>
      <w:r>
        <w:t xml:space="preserve">prior to any agentic development. </w:t>
      </w:r>
    </w:p>
    <w:p w14:paraId="19FE1274" w14:textId="1D88CD46" w:rsidR="00830623" w:rsidRPr="00042323" w:rsidRDefault="00DC44D3" w:rsidP="000B0963">
      <w:del w:id="38" w:author="Lennart Martens" w:date="2026-09-21T13:54:00Z" w16du:dateUtc="2026-09-21T11:54:00Z">
        <w:r w:rsidRPr="00042323" w:rsidDel="00D73521">
          <w:delText>In order to est</w:delText>
        </w:r>
        <w:r w:rsidR="000F7689" w:rsidRPr="00042323" w:rsidDel="00D73521">
          <w:delText xml:space="preserve">imate </w:delText>
        </w:r>
        <w:r w:rsidR="00BC5FC9" w:rsidRPr="00042323" w:rsidDel="00D73521">
          <w:delText>LLM</w:delText>
        </w:r>
        <w:r w:rsidR="00E030E1" w:rsidRPr="00042323" w:rsidDel="00D73521">
          <w:delText xml:space="preserve">-performance </w:delText>
        </w:r>
        <w:r w:rsidR="00196A43" w:rsidRPr="00042323" w:rsidDel="00D73521">
          <w:delText xml:space="preserve">on metadata </w:delText>
        </w:r>
        <w:r w:rsidR="005B551B" w:rsidRPr="00042323" w:rsidDel="00D73521">
          <w:delText>annotation</w:delText>
        </w:r>
        <w:r w:rsidR="00F25492" w:rsidRPr="00042323" w:rsidDel="00D73521">
          <w:delText>, a</w:delText>
        </w:r>
      </w:del>
      <w:ins w:id="39" w:author="Lennart Martens" w:date="2026-09-21T13:54:00Z" w16du:dateUtc="2026-09-21T11:54:00Z">
        <w:r w:rsidR="00D73521">
          <w:t>A</w:t>
        </w:r>
      </w:ins>
      <w:r w:rsidR="00F25492" w:rsidRPr="00042323">
        <w:t xml:space="preserve"> human a</w:t>
      </w:r>
      <w:r w:rsidR="00AC73F5" w:rsidRPr="00042323">
        <w:t xml:space="preserve">nnotation </w:t>
      </w:r>
      <w:r w:rsidR="00F81908" w:rsidRPr="00042323">
        <w:t>effort wa</w:t>
      </w:r>
      <w:r w:rsidR="00043513" w:rsidRPr="00042323">
        <w:t xml:space="preserve">s </w:t>
      </w:r>
      <w:ins w:id="40" w:author="Lennart Martens" w:date="2026-09-21T13:54:00Z" w16du:dateUtc="2026-09-21T11:54:00Z">
        <w:r w:rsidR="00D73521">
          <w:t xml:space="preserve">thus </w:t>
        </w:r>
      </w:ins>
      <w:r w:rsidR="00043513" w:rsidRPr="00042323">
        <w:t>conduc</w:t>
      </w:r>
      <w:r w:rsidR="001F4374" w:rsidRPr="00042323">
        <w:t>ted to esta</w:t>
      </w:r>
      <w:r w:rsidR="00D14361" w:rsidRPr="00042323">
        <w:t xml:space="preserve">blish baseline </w:t>
      </w:r>
      <w:r w:rsidR="00C37D1A" w:rsidRPr="00042323">
        <w:t>pe</w:t>
      </w:r>
      <w:r w:rsidR="005113D6" w:rsidRPr="00042323">
        <w:t>rformance</w:t>
      </w:r>
      <w:ins w:id="41" w:author="Lennart Martens" w:date="2026-09-21T13:54:00Z" w16du:dateUtc="2026-09-21T11:54:00Z">
        <w:r w:rsidR="00D73521">
          <w:t xml:space="preserve"> for the LLM</w:t>
        </w:r>
      </w:ins>
      <w:r w:rsidR="000B0963" w:rsidRPr="00042323">
        <w:t>. A core group of annotators first established annotation rules across three annotation cycles</w:t>
      </w:r>
      <w:r w:rsidR="00A61781" w:rsidRPr="00042323">
        <w:t xml:space="preserve"> followed by selection of </w:t>
      </w:r>
      <w:del w:id="42" w:author="Lennart Martens" w:date="2026-09-21T13:55:00Z" w16du:dateUtc="2026-09-21T11:55:00Z">
        <w:r w:rsidR="0051666B" w:rsidRPr="00042323" w:rsidDel="002725AB">
          <w:delText>t</w:delText>
        </w:r>
        <w:r w:rsidR="000B0963" w:rsidRPr="00042323" w:rsidDel="002725AB">
          <w:delText>wenty-seven</w:delText>
        </w:r>
      </w:del>
      <w:ins w:id="43" w:author="Lennart Martens" w:date="2026-09-21T13:55:00Z" w16du:dateUtc="2026-09-21T11:55:00Z">
        <w:r w:rsidR="002725AB">
          <w:t>27</w:t>
        </w:r>
      </w:ins>
      <w:r w:rsidR="000B0963" w:rsidRPr="00042323">
        <w:t xml:space="preserve"> open-access proteomics manuscripts </w:t>
      </w:r>
      <w:r w:rsidR="00A61781" w:rsidRPr="00042323">
        <w:t xml:space="preserve">based </w:t>
      </w:r>
      <w:r w:rsidR="000B0963" w:rsidRPr="00042323">
        <w:t xml:space="preserve">on two criteria: (i) an </w:t>
      </w:r>
      <w:r w:rsidR="00C124C1" w:rsidRPr="00042323">
        <w:t>avail</w:t>
      </w:r>
      <w:r w:rsidR="00A822DF" w:rsidRPr="00042323">
        <w:t xml:space="preserve">able </w:t>
      </w:r>
      <w:r w:rsidR="000B0963" w:rsidRPr="00042323">
        <w:t xml:space="preserve">annotated SDRF-Proteomics file </w:t>
      </w:r>
      <w:r w:rsidR="005F60C3" w:rsidRPr="00042323">
        <w:t>to pro</w:t>
      </w:r>
      <w:r w:rsidR="00AA2E9C" w:rsidRPr="00042323">
        <w:t>ve technical feasi</w:t>
      </w:r>
      <w:r w:rsidR="0012603F" w:rsidRPr="00042323">
        <w:t>bility of anno</w:t>
      </w:r>
      <w:r w:rsidR="002D0DF3" w:rsidRPr="00042323">
        <w:t>tation</w:t>
      </w:r>
      <w:r w:rsidR="000B0963" w:rsidRPr="00042323">
        <w:t xml:space="preserve">, and (ii) a </w:t>
      </w:r>
      <w:r w:rsidR="00A0732F" w:rsidRPr="00042323">
        <w:t>mix</w:t>
      </w:r>
      <w:r w:rsidR="000B0963" w:rsidRPr="00042323">
        <w:t xml:space="preserve"> of journals and publication years</w:t>
      </w:r>
      <w:r w:rsidR="00477B4D" w:rsidRPr="00042323">
        <w:t xml:space="preserve"> to mitiga</w:t>
      </w:r>
      <w:r w:rsidR="00883D59" w:rsidRPr="00042323">
        <w:t>te potentia</w:t>
      </w:r>
      <w:r w:rsidR="00ED386B" w:rsidRPr="00042323">
        <w:t>l bias</w:t>
      </w:r>
      <w:r w:rsidR="000B0963" w:rsidRPr="00042323">
        <w:t xml:space="preserve">. Nine experts annotated these manuscripts at the </w:t>
      </w:r>
      <w:r w:rsidR="00A11F7D" w:rsidRPr="00042323">
        <w:t>202</w:t>
      </w:r>
      <w:r w:rsidR="002E575B" w:rsidRPr="00042323">
        <w:t xml:space="preserve">5 </w:t>
      </w:r>
      <w:r w:rsidR="000B0963" w:rsidRPr="00042323">
        <w:t>EuBIC-MS developers meeting</w:t>
      </w:r>
      <w:r w:rsidR="00BE4E9E" w:rsidRPr="00042323">
        <w:fldChar w:fldCharType="begin"/>
      </w:r>
      <w:r w:rsidR="00AF6F3F">
        <w:instrText xml:space="preserve"> ADDIN ZOTERO_ITEM CSL_CITATION {"citationID":"lf4zdkBf","properties":{"unsorted":false,"formattedCitation":"\\super 26\\nosupersub{}","plainCitation":"26","noteIndex":0},"citationItems":[{"id":3164,"uris":["http://zotero.org/users/16129121/items/Z6ZJUD4Y"],"itemData":{"id":3164,"type":"article-journal","abstract":"Advances in data acquisition, artificial intelligence, and integrative bioinformatics are driving the rapid evolution of computational mass spectrometry, and in turn, transforming modern proteomics, metabolomics, and lipidomics. These developments have greatly increased the scale and complexity of mass spectrometry data, underscoring the importance of evolving accurate, transparent, efficient and reproducible data processing workflows. Addressing these challenges requires collaborative innovation that brings together expertise in software engineering, statistics, and biology. The European Bioinformatics Community for Mass Spectrometry (EuBIC-MS), an initiative of the European Proteomics Association (EuPA), fosters a culture of open, community-driven development through its biennial Developers Meetings and Winter Schools. This commentary summarizes the scientific background and outcomes of the EuBIC-MS Developers Meeting 2025, which took place in Novacella, Italy. Three keynote presentations highlighted major frontiers in the field: deep proteome and phosphoproteome profiling, text mining for protein–protein interaction extraction, and scalable proteomics for AI-driven drug discovery. Seven community-selected hackathons addressed emerging challenges such as single-cell proteomics data analysis, FAIR metadata extraction, deep learning frameworks, R–Python interoperability, and DIA validation. Together, these efforts demonstrate the potential for scientific and technical innovation to arise from open collaboration, and highlight how community-driven initiatives can accelerate progress in computational mass spectrometry.\nSignificance\nModern proteomics increasingly depends on computational advances to translate complex, high-dimensional data into biological knowledge. The EuBIC-MS Developers Meeting 2025 exemplifies how community-driven collaboration can directly accelerate this process by bringing together experts from bioinformatics, statistics, and experimental proteomics to co-develop open, interoperable, and reproducible analytical tools. By fostering shared software frameworks, transparent benchmarking, and collaborative problem solving, the EuBIC-MS community helps ensure that technological innovation translates into reliable biological insights. This collaborative model strengthens the foundation for quantitative, system-level understanding of proteomes and establishes a sustainable path for integrating artificial intelligence and next-generation data acquisition into routine biological discovery. This commentary shows some current highlights in the field of computational mass spectrometry and community-based approaches undertaken during the most recent Developers Meeting to solve these challenges. The approaches discussed and initiated during the meeting – ranging from deep proteome profiling and phosphosite mapping to text mining, single-cell data analysis, and FAIR metadata extraction - address key bottlenecks that currently limit the biological interpretability and comparability of proteomics data.","container-title":"Journal of Proteomics","DOI":"10.1016/j.jprot.2026.105708","ISSN":"1874-3919","journalAbbreviation":"Journal of Proteomics","page":"105708","source":"ScienceDirect","title":"Community-driven advances in computational mass spectrometry: The perspective of EuBIC-MS members","title-short":"Community-driven advances in computational mass spectrometry","URL":"https://www.sciencedirect.com/science/article/pii/S1874391926001119","volume":"331","author":[{"family":"Winkelhardt","given":"Dirk"},{"family":"Schessner","given":"Julia P."},{"family":"Berres","given":"Sven"},{"family":"Nameni","given":"Alireza"},{"family":"Soleymaniniya","given":"Armin"},{"family":"Schröder","given":"Ayla"},{"family":"Jachmann","given":"Caroline"},{"family":"Schulte","given":"Douwe"},{"family":"Wallmann","given":"Georg"},{"family":"Webel","given":"Henry"},{"family":"Rainer","given":"Johannes"},{"family":"Nastou","given":"Katerina"},{"family":"Gatto","given":"Laurent"},{"family":"Palmblad","given":"Magnus"},{"family":"Weber","given":"Maike"},{"family":"Shouman","given":"Omar"},{"family":"Sinitcyn","given":"Pavel"},{"family":"Gabriels","given":"Ralf"},{"family":"Devreese","given":"Robbe"},{"family":"Van Den Bossche","given":"Tim"},{"family":"Claeys","given":"Tine"},{"family":"Bittremieux","given":"Wout"},{"family":"Uszkoreit","given":"Julian"}],"accessed":{"date-parts":[["2026",9,15]]},"issued":{"date-parts":[["2026",10,15]]}}}],"schema":"https://github.com/citation-style-language/schema/raw/master/csl-citation.json"} </w:instrText>
      </w:r>
      <w:r w:rsidR="00BE4E9E" w:rsidRPr="00042323">
        <w:fldChar w:fldCharType="separate"/>
      </w:r>
      <w:r w:rsidR="00AF6F3F" w:rsidRPr="00AF6F3F">
        <w:rPr>
          <w:rFonts w:cs="Calibri"/>
          <w:vertAlign w:val="superscript"/>
        </w:rPr>
        <w:t>26</w:t>
      </w:r>
      <w:r w:rsidR="00BE4E9E" w:rsidRPr="00042323">
        <w:fldChar w:fldCharType="end"/>
      </w:r>
      <w:r w:rsidR="000B0963" w:rsidRPr="00042323">
        <w:t>, eight working through overlapping batches and one covering the full corpus alone. A harmoni</w:t>
      </w:r>
      <w:r w:rsidR="00E60892">
        <w:t>z</w:t>
      </w:r>
      <w:r w:rsidR="000B0963" w:rsidRPr="00042323">
        <w:t>ed consensus was reconciled from their output. Forty-two entity types were annotated often enough to support pairwise comparison.</w:t>
      </w:r>
      <w:r w:rsidR="00791849" w:rsidRPr="00042323">
        <w:t xml:space="preserve"> </w:t>
      </w:r>
      <w:r w:rsidR="00CC539F" w:rsidRPr="00042323">
        <w:t>Three open-source language models, Qwen3.8-27B, Gemma 4 31B</w:t>
      </w:r>
      <w:ins w:id="44" w:author="Lennart Martens" w:date="2026-09-21T13:55:00Z" w16du:dateUtc="2026-09-21T11:55:00Z">
        <w:r w:rsidR="00411B4A">
          <w:t>,</w:t>
        </w:r>
      </w:ins>
      <w:r w:rsidR="00CC539F" w:rsidRPr="00042323">
        <w:t xml:space="preserve"> and GLM-4.7, annotated the same 27 manuscripts under the same schema using a single annotation prompt.</w:t>
      </w:r>
    </w:p>
    <w:p w14:paraId="63E29B34" w14:textId="1A9C95DE" w:rsidR="003927F7" w:rsidRPr="00042323" w:rsidRDefault="00695F59" w:rsidP="00CC539F">
      <w:r w:rsidRPr="00042323">
        <w:t xml:space="preserve">Comparing these annotations </w:t>
      </w:r>
      <w:del w:id="45" w:author="Lennart Martens" w:date="2026-09-21T13:55:00Z" w16du:dateUtc="2026-09-21T11:55:00Z">
        <w:r w:rsidR="00D134DC" w:rsidRPr="00042323" w:rsidDel="00411B4A">
          <w:delText>with</w:delText>
        </w:r>
        <w:r w:rsidRPr="00042323" w:rsidDel="00411B4A">
          <w:delText xml:space="preserve"> one another </w:delText>
        </w:r>
      </w:del>
      <w:r w:rsidRPr="00042323">
        <w:t>establishes both accuracy and consistency, quantified using Cohen’s kappa. This metric measures agreement between annotators after correcting for random chance agreement. On this scale, a</w:t>
      </w:r>
      <w:r w:rsidR="00193DDA" w:rsidRPr="00042323">
        <w:t xml:space="preserve">greement among </w:t>
      </w:r>
      <w:del w:id="46" w:author="Lennart Martens" w:date="2026-09-21T13:55:00Z" w16du:dateUtc="2026-09-21T11:55:00Z">
        <w:r w:rsidR="00193DDA" w:rsidRPr="00042323" w:rsidDel="00D610A2">
          <w:delText xml:space="preserve">the </w:delText>
        </w:r>
      </w:del>
      <w:r w:rsidR="00193DDA" w:rsidRPr="00042323">
        <w:t xml:space="preserve">experts is moderate and highly variable. </w:t>
      </w:r>
      <w:r w:rsidR="00DB20DB" w:rsidRPr="00042323">
        <w:t xml:space="preserve">Scored on the extracted values, pairwise Cohen’s kappa under exact string identity ranges from 0.14 to 0.56 </w:t>
      </w:r>
      <w:r w:rsidR="00C566C2" w:rsidRPr="00042323">
        <w:t>between individual annotators. The harmoni</w:t>
      </w:r>
      <w:r w:rsidR="00E60892">
        <w:t>z</w:t>
      </w:r>
      <w:r w:rsidR="00C566C2" w:rsidRPr="00042323">
        <w:t>ed consensus and single expert</w:t>
      </w:r>
      <w:r w:rsidR="00EC315C" w:rsidRPr="00042323">
        <w:t xml:space="preserve"> fall both within this agreement range </w:t>
      </w:r>
      <w:r w:rsidR="00510871" w:rsidRPr="00042323">
        <w:t xml:space="preserve">(mean of </w:t>
      </w:r>
      <w:r w:rsidR="00715FE9" w:rsidRPr="00042323">
        <w:t>0.41 and 0.36 respectively</w:t>
      </w:r>
      <w:r w:rsidR="009A40F3" w:rsidRPr="00042323">
        <w:t xml:space="preserve">, </w:t>
      </w:r>
      <w:r w:rsidR="001335FB" w:rsidRPr="00042323">
        <w:t>Fig.</w:t>
      </w:r>
      <w:r w:rsidR="009A40F3" w:rsidRPr="00042323">
        <w:t xml:space="preserve"> 1</w:t>
      </w:r>
      <w:r w:rsidR="003D10A0" w:rsidRPr="00042323">
        <w:t xml:space="preserve">a, lower triangle). </w:t>
      </w:r>
      <w:del w:id="47" w:author="Lennart Martens" w:date="2026-09-21T13:56:00Z" w16du:dateUtc="2026-09-21T11:56:00Z">
        <w:r w:rsidR="007A414B" w:rsidRPr="00042323" w:rsidDel="00C46DF7">
          <w:delText xml:space="preserve">The </w:delText>
        </w:r>
      </w:del>
      <w:ins w:id="48" w:author="Lennart Martens" w:date="2026-09-21T13:56:00Z" w16du:dateUtc="2026-09-21T11:56:00Z">
        <w:r w:rsidR="00C46DF7">
          <w:t>Interestingly, t</w:t>
        </w:r>
        <w:r w:rsidR="00C46DF7" w:rsidRPr="00042323">
          <w:t xml:space="preserve">he </w:t>
        </w:r>
      </w:ins>
      <w:r w:rsidR="007A414B" w:rsidRPr="00042323">
        <w:t xml:space="preserve">three </w:t>
      </w:r>
      <w:ins w:id="49" w:author="Lennart Martens" w:date="2026-09-21T13:56:00Z" w16du:dateUtc="2026-09-21T11:56:00Z">
        <w:r w:rsidR="00D610A2">
          <w:t>LLM</w:t>
        </w:r>
      </w:ins>
      <w:del w:id="50" w:author="Lennart Martens" w:date="2026-09-21T13:56:00Z" w16du:dateUtc="2026-09-21T11:56:00Z">
        <w:r w:rsidR="007A414B" w:rsidRPr="00042323" w:rsidDel="00C46DF7">
          <w:delText>model</w:delText>
        </w:r>
      </w:del>
      <w:r w:rsidR="00D134DC">
        <w:t>s</w:t>
      </w:r>
      <w:ins w:id="51" w:author="Lennart Martens" w:date="2026-09-21T13:56:00Z" w16du:dateUtc="2026-09-21T11:56:00Z">
        <w:r w:rsidR="00C46DF7">
          <w:t xml:space="preserve"> </w:t>
        </w:r>
      </w:ins>
      <w:del w:id="52" w:author="Lennart Martens" w:date="2026-09-21T13:56:00Z" w16du:dateUtc="2026-09-21T11:56:00Z">
        <w:r w:rsidR="007A414B" w:rsidRPr="00042323" w:rsidDel="00C46DF7">
          <w:delText xml:space="preserve"> </w:delText>
        </w:r>
      </w:del>
      <w:r w:rsidR="007A414B" w:rsidRPr="00042323">
        <w:t>show a more consistent agreement within annotation. Against human annotators they reach a mean kappa of 0.</w:t>
      </w:r>
      <w:r w:rsidR="009C6D5A" w:rsidRPr="00042323">
        <w:t>28</w:t>
      </w:r>
      <w:r w:rsidR="007A414B" w:rsidRPr="00042323">
        <w:t>, inside the range at which the humans agree with one another. Against each other they reach a consistent 0.45.</w:t>
      </w:r>
      <w:r w:rsidR="003927F7" w:rsidRPr="00042323">
        <w:t xml:space="preserve"> </w:t>
      </w:r>
    </w:p>
    <w:p w14:paraId="71504026" w14:textId="7E2492E1" w:rsidR="00531138" w:rsidRPr="00042323" w:rsidRDefault="009D552E" w:rsidP="00531138">
      <w:r w:rsidRPr="00042323">
        <w:t>We explored whether th</w:t>
      </w:r>
      <w:del w:id="53" w:author="Lennart Martens" w:date="2026-09-21T13:56:00Z" w16du:dateUtc="2026-09-21T11:56:00Z">
        <w:r w:rsidRPr="00042323" w:rsidDel="00150F99">
          <w:delText>is</w:delText>
        </w:r>
      </w:del>
      <w:ins w:id="54" w:author="Lennart Martens" w:date="2026-09-21T13:56:00Z" w16du:dateUtc="2026-09-21T11:56:00Z">
        <w:r w:rsidR="00150F99">
          <w:t>e obser</w:t>
        </w:r>
      </w:ins>
      <w:ins w:id="55" w:author="Lennart Martens" w:date="2026-09-21T13:57:00Z" w16du:dateUtc="2026-09-21T11:57:00Z">
        <w:r w:rsidR="00150F99">
          <w:t>ved</w:t>
        </w:r>
      </w:ins>
      <w:r w:rsidRPr="00042323">
        <w:t xml:space="preserve"> disagreement could be contributed to </w:t>
      </w:r>
      <w:r w:rsidR="00037C54" w:rsidRPr="00042323">
        <w:t>conceptual differences</w:t>
      </w:r>
      <w:r w:rsidRPr="00042323">
        <w:t xml:space="preserve">, </w:t>
      </w:r>
      <w:r w:rsidR="00531138" w:rsidRPr="00042323">
        <w:t>rarity</w:t>
      </w:r>
      <w:r w:rsidRPr="00042323">
        <w:t xml:space="preserve"> or </w:t>
      </w:r>
      <w:r w:rsidR="00531138" w:rsidRPr="00042323">
        <w:t>absence</w:t>
      </w:r>
      <w:r w:rsidR="00037C54" w:rsidRPr="00042323">
        <w:t>, which did not seem to be the case.</w:t>
      </w:r>
      <w:r w:rsidR="008C1A82" w:rsidRPr="00042323">
        <w:t xml:space="preserve"> </w:t>
      </w:r>
      <w:r w:rsidR="00531138" w:rsidRPr="00042323">
        <w:t>First</w:t>
      </w:r>
      <w:del w:id="56" w:author="Lennart Martens" w:date="2026-09-21T13:57:00Z" w16du:dateUtc="2026-09-21T11:57:00Z">
        <w:r w:rsidR="00531138" w:rsidRPr="00042323" w:rsidDel="00150F99">
          <w:delText>ly</w:delText>
        </w:r>
      </w:del>
      <w:r w:rsidR="00807840" w:rsidRPr="00042323">
        <w:t>, p</w:t>
      </w:r>
      <w:r w:rsidR="003D10A0" w:rsidRPr="00042323">
        <w:t>art of th</w:t>
      </w:r>
      <w:del w:id="57" w:author="Lennart Martens" w:date="2026-09-21T13:57:00Z" w16du:dateUtc="2026-09-21T11:57:00Z">
        <w:r w:rsidR="003D10A0" w:rsidRPr="00042323" w:rsidDel="00150F99">
          <w:delText>is</w:delText>
        </w:r>
      </w:del>
      <w:ins w:id="58" w:author="Lennart Martens" w:date="2026-09-21T13:57:00Z" w16du:dateUtc="2026-09-21T11:57:00Z">
        <w:r w:rsidR="00150F99">
          <w:t>e</w:t>
        </w:r>
      </w:ins>
      <w:r w:rsidR="003D10A0" w:rsidRPr="00042323">
        <w:t xml:space="preserve"> disagreement amongst annotators is wording rather than substance</w:t>
      </w:r>
      <w:r w:rsidR="0078258C" w:rsidRPr="00042323">
        <w:t xml:space="preserve">. </w:t>
      </w:r>
      <w:r w:rsidR="00976269" w:rsidRPr="00042323">
        <w:t>When using SapBERT embeddings of the annotations</w:t>
      </w:r>
      <w:r w:rsidR="000A4C55" w:rsidRPr="00042323">
        <w:t xml:space="preserve"> instead of exact string</w:t>
      </w:r>
      <w:ins w:id="59" w:author="Lennart Martens" w:date="2026-09-21T13:57:00Z" w16du:dateUtc="2026-09-21T11:57:00Z">
        <w:r w:rsidR="00150F99">
          <w:t xml:space="preserve"> matching</w:t>
        </w:r>
      </w:ins>
      <w:r w:rsidR="000A4C55" w:rsidRPr="00042323">
        <w:t xml:space="preserve">, </w:t>
      </w:r>
      <w:del w:id="60" w:author="Lennart Martens" w:date="2026-09-21T13:57:00Z" w16du:dateUtc="2026-09-21T11:57:00Z">
        <w:r w:rsidR="000A4C55" w:rsidRPr="00042323" w:rsidDel="00150F99">
          <w:delText xml:space="preserve">raises </w:delText>
        </w:r>
      </w:del>
      <w:r w:rsidR="000A4C55" w:rsidRPr="00042323">
        <w:t xml:space="preserve">kappa </w:t>
      </w:r>
      <w:ins w:id="61" w:author="Lennart Martens" w:date="2026-09-21T13:57:00Z" w16du:dateUtc="2026-09-21T11:57:00Z">
        <w:r w:rsidR="00150F99">
          <w:t xml:space="preserve">is raised </w:t>
        </w:r>
      </w:ins>
      <w:r w:rsidR="000A4C55" w:rsidRPr="00042323">
        <w:t xml:space="preserve">in every one of the </w:t>
      </w:r>
      <w:r w:rsidR="005145C6" w:rsidRPr="00042323">
        <w:t>pairs (</w:t>
      </w:r>
      <w:r w:rsidR="00466426" w:rsidRPr="00042323">
        <w:t>Fig.</w:t>
      </w:r>
      <w:r w:rsidR="005145C6" w:rsidRPr="00042323">
        <w:t xml:space="preserve"> 1a, upper triangle). </w:t>
      </w:r>
      <w:r w:rsidR="007940E3" w:rsidRPr="00042323">
        <w:t xml:space="preserve">Over </w:t>
      </w:r>
      <w:r w:rsidR="003263BB" w:rsidRPr="00042323">
        <w:t>all</w:t>
      </w:r>
      <w:r w:rsidR="007940E3" w:rsidRPr="00042323">
        <w:t xml:space="preserve"> instances in which two annotators both marked a field, 73.4% carry identical value strings; a further 15.0% differ in wording but lie within SapBERT cosine 0.70 of each other, leaving 11.6% as genuine mismatches (</w:t>
      </w:r>
      <w:r w:rsidR="00466426" w:rsidRPr="00042323">
        <w:t>Fig.</w:t>
      </w:r>
      <w:r w:rsidR="007940E3" w:rsidRPr="00042323">
        <w:t xml:space="preserve"> 1</w:t>
      </w:r>
      <w:r w:rsidR="00FE1F65" w:rsidRPr="00042323">
        <w:t>c</w:t>
      </w:r>
      <w:r w:rsidR="007940E3" w:rsidRPr="00042323">
        <w:t xml:space="preserve">). </w:t>
      </w:r>
      <w:r w:rsidR="007A414B" w:rsidRPr="00042323">
        <w:t xml:space="preserve">The gain </w:t>
      </w:r>
      <w:r w:rsidR="00C00304" w:rsidRPr="00042323">
        <w:t xml:space="preserve">of using SapBERT embeddings </w:t>
      </w:r>
      <w:r w:rsidR="007A414B" w:rsidRPr="00042323">
        <w:t>is concentrated in technical fields (+0.11), ahead of biological (+0.08) and experimental-design fields (+0.05; Fig</w:t>
      </w:r>
      <w:r w:rsidR="00120D8A">
        <w:t>.</w:t>
      </w:r>
      <w:r w:rsidR="007A414B" w:rsidRPr="00042323">
        <w:t xml:space="preserve"> 1e)</w:t>
      </w:r>
      <w:r w:rsidR="004800A4" w:rsidRPr="00042323">
        <w:t xml:space="preserve">. </w:t>
      </w:r>
      <w:r w:rsidR="00531138" w:rsidRPr="00042323">
        <w:t>Second, the disagreement is not explained by entity rarity: per-field presence kappa shows no relationship with how often a field is stated (Spearman rho = 0.07, p = 0.65 over 42 fields; Fig</w:t>
      </w:r>
      <w:r w:rsidR="00120D8A">
        <w:t>.</w:t>
      </w:r>
      <w:r w:rsidR="00531138" w:rsidRPr="00042323">
        <w:t xml:space="preserve"> 1b). The difficult fields are</w:t>
      </w:r>
      <w:ins w:id="62" w:author="Lennart Martens" w:date="2026-09-21T13:59:00Z" w16du:dateUtc="2026-09-21T11:59:00Z">
        <w:r w:rsidR="00B27A8B">
          <w:t xml:space="preserve"> therefore</w:t>
        </w:r>
      </w:ins>
      <w:r w:rsidR="00531138" w:rsidRPr="00042323">
        <w:t xml:space="preserve"> not simply the uncommon ones.</w:t>
      </w:r>
    </w:p>
    <w:p w14:paraId="2BE6C4A8" w14:textId="41262C13" w:rsidR="00AE0DB9" w:rsidRPr="00042323" w:rsidRDefault="00531138" w:rsidP="004E1B89">
      <w:del w:id="63" w:author="Lennart Martens" w:date="2026-09-21T13:59:00Z" w16du:dateUtc="2026-09-21T11:59:00Z">
        <w:r w:rsidRPr="00042323" w:rsidDel="00B27A8B">
          <w:delText>Lastly</w:delText>
        </w:r>
      </w:del>
      <w:ins w:id="64" w:author="Lennart Martens" w:date="2026-09-21T13:59:00Z" w16du:dateUtc="2026-09-21T11:59:00Z">
        <w:r w:rsidR="00B27A8B">
          <w:t>Third and last</w:t>
        </w:r>
      </w:ins>
      <w:r w:rsidR="00AE0DB9" w:rsidRPr="00042323">
        <w:t>, the models agree with each other more than the experts do. Scored on presence alone, Cohen's kappa is 0.69 between models</w:t>
      </w:r>
      <w:ins w:id="65" w:author="Lennart Martens" w:date="2026-09-21T13:59:00Z" w16du:dateUtc="2026-09-21T11:59:00Z">
        <w:r w:rsidR="00A9334B">
          <w:t>,</w:t>
        </w:r>
      </w:ins>
      <w:r w:rsidR="00AE0DB9" w:rsidRPr="00042323">
        <w:t xml:space="preserve"> against 0.43 between humans (</w:t>
      </w:r>
      <w:r w:rsidR="00466426" w:rsidRPr="00042323">
        <w:t>Fig.</w:t>
      </w:r>
      <w:r w:rsidR="00442375" w:rsidRPr="00042323">
        <w:t xml:space="preserve"> 1e</w:t>
      </w:r>
      <w:r w:rsidR="00AE0DB9" w:rsidRPr="00042323">
        <w:t xml:space="preserve">). The obvious objection is that this reflects shared silence rather than shared judgement: presence is scored over every paper </w:t>
      </w:r>
      <w:del w:id="66" w:author="Lennart Martens" w:date="2026-09-21T14:00:00Z" w16du:dateUtc="2026-09-21T12:00:00Z">
        <w:r w:rsidR="00AE0DB9" w:rsidRPr="00042323" w:rsidDel="00A9334B">
          <w:delText xml:space="preserve">x </w:delText>
        </w:r>
      </w:del>
      <w:ins w:id="67" w:author="Lennart Martens" w:date="2026-09-21T14:00:00Z" w16du:dateUtc="2026-09-21T12:00:00Z">
        <w:r w:rsidR="00A9334B">
          <w:t>by</w:t>
        </w:r>
        <w:r w:rsidR="00A9334B" w:rsidRPr="00042323">
          <w:t xml:space="preserve"> </w:t>
        </w:r>
      </w:ins>
      <w:r w:rsidR="00AE0DB9" w:rsidRPr="00042323">
        <w:t xml:space="preserve">field slot, most slots are empty, and two raters who both leave a field empty agree without having read </w:t>
      </w:r>
      <w:ins w:id="68" w:author="Lennart Martens" w:date="2026-09-21T14:00:00Z" w16du:dateUtc="2026-09-21T12:00:00Z">
        <w:r w:rsidR="00D70D15">
          <w:t xml:space="preserve">or extracted </w:t>
        </w:r>
      </w:ins>
      <w:r w:rsidR="00AE0DB9" w:rsidRPr="00042323">
        <w:t>anything. Figure 1</w:t>
      </w:r>
      <w:r w:rsidR="00442375" w:rsidRPr="00042323">
        <w:t>e</w:t>
      </w:r>
      <w:r w:rsidR="00AE0DB9" w:rsidRPr="00042323">
        <w:t xml:space="preserve"> decomposes the agreement to test that objection, top to bottom. Raw agreement</w:t>
      </w:r>
      <w:r w:rsidR="00E4097B" w:rsidRPr="00042323">
        <w:t xml:space="preserve">, </w:t>
      </w:r>
      <w:r w:rsidR="00AE0DB9" w:rsidRPr="00042323">
        <w:t>the plain share of slots on which a pair gives the same answer</w:t>
      </w:r>
      <w:r w:rsidR="00E4097B" w:rsidRPr="00042323">
        <w:t>,</w:t>
      </w:r>
      <w:r w:rsidR="00AE0DB9" w:rsidRPr="00042323">
        <w:t xml:space="preserve"> is 0.85 for model pairs against 0.75 for human pairs (p = 0.018). Chance agreement</w:t>
      </w:r>
      <w:r w:rsidR="00E4097B" w:rsidRPr="00042323">
        <w:t xml:space="preserve">, </w:t>
      </w:r>
      <w:r w:rsidR="00AE0DB9" w:rsidRPr="00042323">
        <w:t>the share expected from each rater's marking rate alone</w:t>
      </w:r>
      <w:r w:rsidR="00E4097B" w:rsidRPr="00042323">
        <w:t xml:space="preserve">,  </w:t>
      </w:r>
      <w:r w:rsidR="00AE0DB9" w:rsidRPr="00042323">
        <w:t>is what shared sparsity would inflate</w:t>
      </w:r>
      <w:r w:rsidR="00E4097B" w:rsidRPr="00042323">
        <w:t xml:space="preserve">. However, </w:t>
      </w:r>
      <w:r w:rsidR="00AE0DB9" w:rsidRPr="00042323">
        <w:t>it is lowest for the model pairs (0.51 vs 0.56, p = 0.26). The both-absent share</w:t>
      </w:r>
      <w:r w:rsidR="00E4097B" w:rsidRPr="00042323">
        <w:t xml:space="preserve">, </w:t>
      </w:r>
      <w:ins w:id="69" w:author="Lennart Martens" w:date="2026-09-21T14:01:00Z" w16du:dateUtc="2026-09-21T12:01:00Z">
        <w:r w:rsidR="00EA3DC5">
          <w:t xml:space="preserve">i.e., </w:t>
        </w:r>
      </w:ins>
      <w:del w:id="70" w:author="Lennart Martens" w:date="2026-09-21T14:01:00Z" w16du:dateUtc="2026-09-21T12:01:00Z">
        <w:r w:rsidR="00AE0DB9" w:rsidRPr="00042323" w:rsidDel="00EA3DC5">
          <w:delText xml:space="preserve">the </w:delText>
        </w:r>
      </w:del>
      <w:ins w:id="71" w:author="Lennart Martens" w:date="2026-09-21T14:01:00Z" w16du:dateUtc="2026-09-21T12:01:00Z">
        <w:r w:rsidR="00EA3DC5" w:rsidRPr="00042323">
          <w:t>th</w:t>
        </w:r>
        <w:r w:rsidR="00EA3DC5">
          <w:t>ose</w:t>
        </w:r>
        <w:r w:rsidR="00EA3DC5" w:rsidRPr="00042323">
          <w:t xml:space="preserve"> </w:t>
        </w:r>
      </w:ins>
      <w:r w:rsidR="00AE0DB9" w:rsidRPr="00042323">
        <w:t>slots neither rater marked</w:t>
      </w:r>
      <w:r w:rsidR="00E4097B" w:rsidRPr="00042323">
        <w:t xml:space="preserve">, </w:t>
      </w:r>
      <w:r w:rsidR="00AE0DB9" w:rsidRPr="00042323">
        <w:t xml:space="preserve">is comparable across groups (0.50 vs 0.54, p = 0.55). Positive specific agreement discards the both-absent cell entirely, so it cannot be inflated by shared silence, and it </w:t>
      </w:r>
      <w:ins w:id="72" w:author="Lennart Martens" w:date="2026-09-21T14:01:00Z" w16du:dateUtc="2026-09-21T12:01:00Z">
        <w:r w:rsidR="004E457C">
          <w:t xml:space="preserve">actually </w:t>
        </w:r>
      </w:ins>
      <w:r w:rsidR="00AE0DB9" w:rsidRPr="00042323">
        <w:t>widens the gap rather than closing it: 0.82 between models</w:t>
      </w:r>
      <w:ins w:id="73" w:author="Lennart Martens" w:date="2026-09-21T14:01:00Z" w16du:dateUtc="2026-09-21T12:01:00Z">
        <w:r w:rsidR="004E457C">
          <w:t>,</w:t>
        </w:r>
      </w:ins>
      <w:r w:rsidR="00AE0DB9" w:rsidRPr="00042323">
        <w:t xml:space="preserve"> against 0.60 between humans (p = 0.023). Cohen's kappa is the raw agreement corrected by the chance agreement, and its difference is </w:t>
      </w:r>
      <w:commentRangeStart w:id="74"/>
      <w:r w:rsidR="00AE0DB9" w:rsidRPr="00042323">
        <w:t xml:space="preserve">significant </w:t>
      </w:r>
      <w:commentRangeEnd w:id="74"/>
      <w:r w:rsidR="00EC10B9">
        <w:rPr>
          <w:rStyle w:val="CommentReference"/>
          <w:sz w:val="22"/>
          <w:szCs w:val="22"/>
        </w:rPr>
        <w:commentReference w:id="74"/>
      </w:r>
      <w:r w:rsidR="001C4EFB">
        <w:t>(p</w:t>
      </w:r>
      <w:r w:rsidR="00B54A58">
        <w:t xml:space="preserve"> </w:t>
      </w:r>
      <w:r w:rsidR="001C4EFB">
        <w:t>=</w:t>
      </w:r>
      <w:r w:rsidR="00B54A58">
        <w:t xml:space="preserve"> </w:t>
      </w:r>
      <w:r w:rsidR="001C4EFB">
        <w:t xml:space="preserve">0.018), </w:t>
      </w:r>
      <w:r w:rsidR="00AE0DB9" w:rsidRPr="00042323">
        <w:t xml:space="preserve"> while the two quantities that shared sparsity would move are not</w:t>
      </w:r>
      <w:r w:rsidR="009D3AEA">
        <w:t xml:space="preserve"> (Fig. 1e)</w:t>
      </w:r>
      <w:r w:rsidR="00AE0DB9" w:rsidRPr="00042323">
        <w:t>. The models are therefore internally consistent to a degree the human annotators do not achieve</w:t>
      </w:r>
      <w:r w:rsidR="00E4097B" w:rsidRPr="00042323">
        <w:t xml:space="preserve">, </w:t>
      </w:r>
      <w:r w:rsidR="00AE0DB9" w:rsidRPr="00042323">
        <w:t xml:space="preserve">which is exactly why a single human reference is an unsafe </w:t>
      </w:r>
      <w:r w:rsidR="00E4097B" w:rsidRPr="00042323">
        <w:t>measure</w:t>
      </w:r>
      <w:r w:rsidR="00AE0DB9" w:rsidRPr="00042323">
        <w:t>: a model that shares a systematic bias with the other models would look accurate against one annotator and no pairwise comparison would reveal it.</w:t>
      </w:r>
      <w:r w:rsidR="008A596B" w:rsidRPr="00042323">
        <w:t xml:space="preserve"> </w:t>
      </w:r>
      <w:r w:rsidR="00AE0DB9" w:rsidRPr="00042323">
        <w:t>The mechanism is visible in how much each rater marks (</w:t>
      </w:r>
      <w:r w:rsidR="00466426" w:rsidRPr="00042323">
        <w:t>Fig.</w:t>
      </w:r>
      <w:r w:rsidR="00AE0DB9" w:rsidRPr="00042323">
        <w:t xml:space="preserve"> 1</w:t>
      </w:r>
      <w:r w:rsidR="00442375" w:rsidRPr="00042323">
        <w:t>f</w:t>
      </w:r>
      <w:r w:rsidR="00AE0DB9" w:rsidRPr="00042323">
        <w:t xml:space="preserve">). The human annotators judge between 17% and 44% of field slots to be present, whereas the three models span 41% to 43%. Much of the disagreement between people is </w:t>
      </w:r>
      <w:ins w:id="75" w:author="Lennart Martens" w:date="2026-09-21T14:03:00Z" w16du:dateUtc="2026-09-21T12:03:00Z">
        <w:r w:rsidR="00B24113">
          <w:t xml:space="preserve">thus </w:t>
        </w:r>
      </w:ins>
      <w:r w:rsidR="00AE0DB9" w:rsidRPr="00042323">
        <w:t xml:space="preserve">a difference in threshold </w:t>
      </w:r>
      <w:r w:rsidR="006C1F5F" w:rsidRPr="00042323">
        <w:t xml:space="preserve">e.g. </w:t>
      </w:r>
      <w:r w:rsidR="00AE0DB9" w:rsidRPr="00042323">
        <w:t>how readily a reader decides that a field is stated at all</w:t>
      </w:r>
      <w:r w:rsidR="006C1F5F" w:rsidRPr="00042323">
        <w:t xml:space="preserve">, </w:t>
      </w:r>
      <w:del w:id="76" w:author="Lennart Martens" w:date="2026-09-21T14:03:00Z" w16du:dateUtc="2026-09-21T12:03:00Z">
        <w:r w:rsidR="00AE0DB9" w:rsidRPr="00042323" w:rsidDel="006B242F">
          <w:delText xml:space="preserve">and </w:delText>
        </w:r>
      </w:del>
      <w:ins w:id="77" w:author="Lennart Martens" w:date="2026-09-21T14:03:00Z" w16du:dateUtc="2026-09-21T12:03:00Z">
        <w:r w:rsidR="006B242F">
          <w:t>whereas</w:t>
        </w:r>
        <w:r w:rsidR="006B242F" w:rsidRPr="00042323">
          <w:t xml:space="preserve"> </w:t>
        </w:r>
      </w:ins>
      <w:r w:rsidR="00AE0DB9" w:rsidRPr="00042323">
        <w:t xml:space="preserve">the models share </w:t>
      </w:r>
      <w:del w:id="78" w:author="Lennart Martens" w:date="2026-09-21T14:03:00Z" w16du:dateUtc="2026-09-21T12:03:00Z">
        <w:r w:rsidR="00AE0DB9" w:rsidRPr="00042323" w:rsidDel="00B24113">
          <w:delText xml:space="preserve">that threshold </w:delText>
        </w:r>
      </w:del>
      <w:r w:rsidR="00AE0DB9" w:rsidRPr="00042323">
        <w:t>almost exactly</w:t>
      </w:r>
      <w:ins w:id="79" w:author="Lennart Martens" w:date="2026-09-21T14:03:00Z" w16du:dateUtc="2026-09-21T12:03:00Z">
        <w:r w:rsidR="00B24113">
          <w:t xml:space="preserve"> the same threshold</w:t>
        </w:r>
      </w:ins>
      <w:r w:rsidR="00AE0DB9" w:rsidRPr="00042323">
        <w:t>.</w:t>
      </w:r>
    </w:p>
    <w:p w14:paraId="341CC8D4" w14:textId="512C52E8" w:rsidR="000B0963" w:rsidRDefault="00CD6253" w:rsidP="004E1B89">
      <w:pPr>
        <w:rPr>
          <w:rFonts w:asciiTheme="majorHAnsi" w:eastAsiaTheme="majorEastAsia" w:hAnsiTheme="majorHAnsi" w:cstheme="majorBidi"/>
          <w:b/>
          <w:bCs/>
          <w:color w:val="156082" w:themeColor="accent1"/>
          <w:sz w:val="26"/>
          <w:szCs w:val="26"/>
        </w:rPr>
      </w:pPr>
      <w:r>
        <w:rPr>
          <w:i/>
          <w:iCs/>
          <w:noProof/>
          <w:sz w:val="18"/>
          <w:szCs w:val="18"/>
        </w:rPr>
        <w:drawing>
          <wp:inline distT="0" distB="0" distL="0" distR="0" wp14:anchorId="0A515B7D" wp14:editId="2C755DDB">
            <wp:extent cx="5756910" cy="5803900"/>
            <wp:effectExtent l="0" t="0" r="0" b="6350"/>
            <wp:docPr id="286026300" name="Picture 3">
              <a:extLst xmlns:a="http://schemas.openxmlformats.org/drawingml/2006/main">
                <a:ext uri="{FF2B5EF4-FFF2-40B4-BE49-F238E27FC236}">
                  <a16:creationId xmlns:a16="http://schemas.microsoft.com/office/drawing/2014/main" id="{02416E1F-0ADC-445E-8089-878738CCC1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6910" cy="5803900"/>
                    </a:xfrm>
                    <a:prstGeom prst="rect">
                      <a:avLst/>
                    </a:prstGeom>
                    <a:noFill/>
                    <a:ln>
                      <a:noFill/>
                    </a:ln>
                  </pic:spPr>
                </pic:pic>
              </a:graphicData>
            </a:graphic>
          </wp:inline>
        </w:drawing>
      </w:r>
      <w:r w:rsidR="004574ED" w:rsidRPr="004574ED">
        <w:rPr>
          <w:i/>
          <w:iCs/>
          <w:sz w:val="18"/>
          <w:szCs w:val="18"/>
        </w:rPr>
        <w:t>Figure 1. Expert annotators agree only partially on proteomics metadata, and three models agree with each other more than with the experts. 27 manuscripts, 42 fields; nine human annotators (one expert covering all papers, A1–A8 covering overlapping batches), the harmonised consensus, and three models (Qwen3.8-27B, Gemma 4 31B, GLM-4.7). (a) Pairwise value-level Cohen's kappa for every identity. Lower triangle: values count as the same only if their strings are identical; upper triangle: values within SapBERT cosine 0.70 count as the same. Lines separate humans, consensus and models; n/a, no shared papers. (b) For instances tagged by both annotators of a pair (n = 8,286), share of values that are identical strings, matched only by SapBERT (cosine ≥ 0.70), or unmatched, per field; field names coloured by category. (c) Value-level kappa between human pairs per category under string identity (open) and SapBERT clusters (filled); large markers, category means with the shift; small points, individual pairs. (d) Presence kappa between human pairs per field against how often the field is stated</w:t>
      </w:r>
      <w:r w:rsidR="005F141F">
        <w:rPr>
          <w:i/>
          <w:iCs/>
          <w:sz w:val="18"/>
          <w:szCs w:val="18"/>
        </w:rPr>
        <w:t xml:space="preserve"> coloured by category</w:t>
      </w:r>
      <w:r w:rsidR="004574ED" w:rsidRPr="004574ED">
        <w:rPr>
          <w:i/>
          <w:iCs/>
          <w:sz w:val="18"/>
          <w:szCs w:val="18"/>
        </w:rPr>
        <w:t xml:space="preserve">. (e) Decomposition of presence agreement per annotator pair, grouped as human–human, model–human and model–model: raw agreement, chance agreement and the share of slots both left empty (shares of every document × field slot; above the dashed line), positive specific agreement (share of slots at least one rater filled) and Cohen's kappa. p values, rater-level permutation test of model–model against human–human; n.s., not significant. (f) Share of document × field slots each rater marked as present; grey, humans; </w:t>
      </w:r>
      <w:r w:rsidR="00AD3CB5">
        <w:rPr>
          <w:i/>
          <w:iCs/>
          <w:sz w:val="18"/>
          <w:szCs w:val="18"/>
        </w:rPr>
        <w:t>orange</w:t>
      </w:r>
      <w:r w:rsidR="004574ED" w:rsidRPr="004574ED">
        <w:rPr>
          <w:i/>
          <w:iCs/>
          <w:sz w:val="18"/>
          <w:szCs w:val="18"/>
        </w:rPr>
        <w:t>, models.</w:t>
      </w:r>
      <w:r w:rsidR="000B0963">
        <w:br w:type="page"/>
      </w:r>
    </w:p>
    <w:p w14:paraId="4F512F2D" w14:textId="77777777" w:rsidR="000B0963" w:rsidRPr="00042323" w:rsidRDefault="000B0963" w:rsidP="000B0963">
      <w:pPr>
        <w:pStyle w:val="Heading2"/>
      </w:pPr>
      <w:r w:rsidRPr="00042323">
        <w:t>A grounded agentic framework for metadata extraction</w:t>
      </w:r>
    </w:p>
    <w:p w14:paraId="5C1B301A" w14:textId="43FC28AF" w:rsidR="00D54877" w:rsidRPr="00042323" w:rsidRDefault="00C472FC" w:rsidP="001825FE">
      <w:r w:rsidRPr="00042323">
        <w:t xml:space="preserve">The </w:t>
      </w:r>
      <w:r w:rsidR="00305345" w:rsidRPr="00042323">
        <w:t>human annotation set out two main requirements for a reliable automated annotation approach</w:t>
      </w:r>
      <w:r w:rsidR="00CA1C69" w:rsidRPr="00042323">
        <w:t>: (i)</w:t>
      </w:r>
      <w:r w:rsidR="00305345" w:rsidRPr="00042323">
        <w:t xml:space="preserve"> it must be benchmarked against a human annotated ground-truth</w:t>
      </w:r>
      <w:r w:rsidR="00CA1C69" w:rsidRPr="00042323">
        <w:t>; and (ii)</w:t>
      </w:r>
      <w:r w:rsidR="00305345" w:rsidRPr="00042323">
        <w:t xml:space="preserve"> as disagreement often arises from </w:t>
      </w:r>
      <w:r w:rsidR="00D57313" w:rsidRPr="00042323">
        <w:t xml:space="preserve">wording rather than substance, it must be </w:t>
      </w:r>
      <w:r w:rsidR="00A643D6" w:rsidRPr="00042323">
        <w:t>normalized</w:t>
      </w:r>
      <w:r w:rsidR="00D57313" w:rsidRPr="00042323">
        <w:t xml:space="preserve"> to a controlled vocabulary. </w:t>
      </w:r>
      <w:r w:rsidR="003105E7" w:rsidRPr="00042323">
        <w:t xml:space="preserve">We designed HAMLET </w:t>
      </w:r>
      <w:r w:rsidR="0045577E" w:rsidRPr="00042323">
        <w:t>to address both</w:t>
      </w:r>
      <w:r w:rsidR="004A024C" w:rsidRPr="00042323">
        <w:t xml:space="preserve"> requirements. </w:t>
      </w:r>
      <w:r w:rsidR="00607070" w:rsidRPr="00042323">
        <w:t>HAMLET</w:t>
      </w:r>
      <w:r w:rsidR="004A024C" w:rsidRPr="00042323">
        <w:t xml:space="preserve"> is</w:t>
      </w:r>
      <w:r w:rsidR="00607070" w:rsidRPr="00042323">
        <w:t xml:space="preserve"> an agentic pipeline that </w:t>
      </w:r>
      <w:r w:rsidR="00583B7B">
        <w:t xml:space="preserve">extracts experimental metadata directly from text. It </w:t>
      </w:r>
      <w:r w:rsidRPr="00042323">
        <w:t xml:space="preserve">reads </w:t>
      </w:r>
      <w:r w:rsidR="008F4D99" w:rsidRPr="00042323">
        <w:t xml:space="preserve">a manuscript’s abstract, </w:t>
      </w:r>
      <w:ins w:id="80" w:author="Lennart Martens" w:date="2026-09-21T22:41:00Z" w16du:dateUtc="2026-09-21T20:41:00Z">
        <w:r w:rsidR="00CB66DD">
          <w:t xml:space="preserve">its </w:t>
        </w:r>
      </w:ins>
      <w:r w:rsidR="008F4D99" w:rsidRPr="00042323">
        <w:t>materials and methods</w:t>
      </w:r>
      <w:ins w:id="81" w:author="Lennart Martens" w:date="2026-09-21T22:41:00Z" w16du:dateUtc="2026-09-21T20:41:00Z">
        <w:r w:rsidR="00CB66DD">
          <w:t xml:space="preserve"> section,</w:t>
        </w:r>
      </w:ins>
      <w:r w:rsidR="008F4D99" w:rsidRPr="00042323">
        <w:t xml:space="preserve"> and </w:t>
      </w:r>
      <w:ins w:id="82" w:author="Lennart Martens" w:date="2026-09-21T22:41:00Z" w16du:dateUtc="2026-09-21T20:41:00Z">
        <w:r w:rsidR="00CB66DD">
          <w:t>the associated</w:t>
        </w:r>
      </w:ins>
      <w:ins w:id="83" w:author="Lennart Martens" w:date="2026-09-21T22:42:00Z" w16du:dateUtc="2026-09-21T20:42:00Z">
        <w:r w:rsidR="00CB66DD">
          <w:t xml:space="preserve"> </w:t>
        </w:r>
      </w:ins>
      <w:r w:rsidR="008F4D99" w:rsidRPr="00042323">
        <w:t xml:space="preserve">PRIDE project descriptor to output </w:t>
      </w:r>
      <w:r w:rsidR="00607070" w:rsidRPr="00042323">
        <w:t xml:space="preserve">an SDRF-Proteomics file linked </w:t>
      </w:r>
      <w:r w:rsidR="009B7789" w:rsidRPr="00042323">
        <w:t xml:space="preserve">directly </w:t>
      </w:r>
      <w:r w:rsidR="00607070" w:rsidRPr="00042323">
        <w:t xml:space="preserve">to the </w:t>
      </w:r>
      <w:r w:rsidR="009B7789" w:rsidRPr="00042323">
        <w:t xml:space="preserve">deposited </w:t>
      </w:r>
      <w:r w:rsidR="00607070" w:rsidRPr="00042323">
        <w:t>raw files</w:t>
      </w:r>
      <w:r w:rsidR="009B7789" w:rsidRPr="00042323">
        <w:t>.</w:t>
      </w:r>
      <w:r w:rsidR="00607070" w:rsidRPr="00042323">
        <w:t xml:space="preserve"> </w:t>
      </w:r>
      <w:r w:rsidR="00D54877" w:rsidRPr="00042323">
        <w:t xml:space="preserve">Other manuscript </w:t>
      </w:r>
      <w:r w:rsidR="0071384D" w:rsidRPr="00042323">
        <w:t xml:space="preserve">sections are deliberately excluded, </w:t>
      </w:r>
      <w:del w:id="84" w:author="Lennart Martens" w:date="2026-09-21T22:42:00Z" w16du:dateUtc="2026-09-21T20:42:00Z">
        <w:r w:rsidR="0071384D" w:rsidRPr="00042323" w:rsidDel="008A3E3C">
          <w:delText xml:space="preserve">since </w:delText>
        </w:r>
      </w:del>
      <w:ins w:id="85" w:author="Lennart Martens" w:date="2026-09-21T22:42:00Z" w16du:dateUtc="2026-09-21T20:42:00Z">
        <w:r w:rsidR="008A3E3C">
          <w:t xml:space="preserve">as </w:t>
        </w:r>
      </w:ins>
      <w:r w:rsidR="0071384D" w:rsidRPr="00042323">
        <w:t>the</w:t>
      </w:r>
      <w:ins w:id="86" w:author="Lennart Martens" w:date="2026-09-21T22:42:00Z" w16du:dateUtc="2026-09-21T20:42:00Z">
        <w:r w:rsidR="008A3E3C">
          <w:t>se</w:t>
        </w:r>
      </w:ins>
      <w:del w:id="87" w:author="Lennart Martens" w:date="2026-09-21T22:42:00Z" w16du:dateUtc="2026-09-21T20:42:00Z">
        <w:r w:rsidR="0071384D" w:rsidRPr="00042323" w:rsidDel="008A3E3C">
          <w:delText>y</w:delText>
        </w:r>
      </w:del>
      <w:r w:rsidR="0071384D" w:rsidRPr="00042323">
        <w:t xml:space="preserve"> introduce confusion whenever the text compares or situates itself against other studies or experiments. </w:t>
      </w:r>
    </w:p>
    <w:p w14:paraId="5CBDE93C" w14:textId="10AEF33A" w:rsidR="00607070" w:rsidRPr="00042323" w:rsidRDefault="00607070" w:rsidP="001825FE">
      <w:r w:rsidRPr="00042323">
        <w:t xml:space="preserve">Three </w:t>
      </w:r>
      <w:r w:rsidR="00A643D6" w:rsidRPr="00042323">
        <w:t>specialized</w:t>
      </w:r>
      <w:r w:rsidRPr="00042323">
        <w:t xml:space="preserve"> agents, biological, technical and experimental design, handle this input under fixed prompts</w:t>
      </w:r>
      <w:r w:rsidR="006C20FA" w:rsidRPr="00042323">
        <w:t xml:space="preserve"> that supply </w:t>
      </w:r>
      <w:r w:rsidRPr="00042323">
        <w:t>definitions, extraction rules and explicit instructions</w:t>
      </w:r>
      <w:r w:rsidR="00D4298F" w:rsidRPr="00042323">
        <w:t>. T</w:t>
      </w:r>
      <w:r w:rsidRPr="00042323">
        <w:t>hree constraints limit hallucination</w:t>
      </w:r>
      <w:r w:rsidR="00D4298F" w:rsidRPr="00042323">
        <w:t>s</w:t>
      </w:r>
      <w:r w:rsidRPr="00042323">
        <w:t xml:space="preserve">: </w:t>
      </w:r>
      <w:r w:rsidR="0015000B" w:rsidRPr="00042323">
        <w:t xml:space="preserve">(i) </w:t>
      </w:r>
      <w:r w:rsidRPr="00042323">
        <w:t>HAMLET does not allow reasoning</w:t>
      </w:r>
      <w:r w:rsidR="0015000B" w:rsidRPr="00042323">
        <w:t xml:space="preserve">; (ii) </w:t>
      </w:r>
      <w:ins w:id="88" w:author="Lennart Martens" w:date="2026-09-21T22:43:00Z" w16du:dateUtc="2026-09-21T20:43:00Z">
        <w:r w:rsidR="00DA2D21">
          <w:t xml:space="preserve">it also </w:t>
        </w:r>
      </w:ins>
      <w:r w:rsidRPr="00042323">
        <w:t>limits inference beyond what the text states</w:t>
      </w:r>
      <w:r w:rsidR="0015000B" w:rsidRPr="00042323">
        <w:t xml:space="preserve">; and (iii) </w:t>
      </w:r>
      <w:ins w:id="89" w:author="Lennart Martens" w:date="2026-09-21T22:43:00Z" w16du:dateUtc="2026-09-21T20:43:00Z">
        <w:r w:rsidR="00DA2D21">
          <w:t xml:space="preserve">it </w:t>
        </w:r>
      </w:ins>
      <w:r w:rsidRPr="00042323">
        <w:t>pairs every extracted entity with its supporting evidence</w:t>
      </w:r>
      <w:r w:rsidR="00B06CA4" w:rsidRPr="00042323">
        <w:t xml:space="preserve"> for </w:t>
      </w:r>
      <w:r w:rsidRPr="00042323">
        <w:t xml:space="preserve">mechanical verification. Extracted entities are then </w:t>
      </w:r>
      <w:r w:rsidR="00A643D6" w:rsidRPr="00042323">
        <w:t>normalized</w:t>
      </w:r>
      <w:r w:rsidRPr="00042323">
        <w:t xml:space="preserve"> against </w:t>
      </w:r>
      <w:del w:id="90" w:author="Lennart Martens" w:date="2026-09-21T22:43:00Z" w16du:dateUtc="2026-09-21T20:43:00Z">
        <w:r w:rsidR="009855C4" w:rsidRPr="00042323" w:rsidDel="00DA2D21">
          <w:delText xml:space="preserve">19 </w:delText>
        </w:r>
      </w:del>
      <w:ins w:id="91" w:author="Lennart Martens" w:date="2026-09-21T22:43:00Z" w16du:dateUtc="2026-09-21T20:43:00Z">
        <w:r w:rsidR="00DA2D21">
          <w:t>nineteen</w:t>
        </w:r>
        <w:r w:rsidR="00DA2D21" w:rsidRPr="00042323">
          <w:t xml:space="preserve"> </w:t>
        </w:r>
      </w:ins>
      <w:r w:rsidRPr="00042323">
        <w:t>SDRF-Proteomics-supported ontologies (including CL, UBERON, NCBITaxon, DOID, PSI-MS and ChEBI) using SapBERT</w:t>
      </w:r>
      <w:r w:rsidR="001431BF" w:rsidRPr="00042323">
        <w:fldChar w:fldCharType="begin"/>
      </w:r>
      <w:r w:rsidR="00AF6F3F">
        <w:instrText xml:space="preserve"> ADDIN ZOTERO_ITEM CSL_CITATION {"citationID":"Kl9SREnt","properties":{"unsorted":false,"formattedCitation":"\\super 27\\nosupersub{}","plainCitation":"27","noteIndex":0},"citationItems":[{"id":3205,"uris":["http://zotero.org/users/16129121/items/4W8VCTKX"],"itemData":{"id":3205,"type":"article","abstract":"Despite the widespread success of self-supervised learning via masked language models (MLM), accurately capturing fine-grained semantic relationships in the biomedical domain remains a challenge. This is of paramount importance for entity-level tasks such as entity linking where the ability to model entity relations (especially synonymy) is pivotal. To address this challenge, we propose SapBERT, a pretraining scheme that self-aligns the representation space of biomedical entities. We design a scalable metric learning framework that can leverage UMLS, a massive collection of biomedical ontologies with 4M+ concepts. In contrast with previous pipeline-based hybrid systems, SapBERT offers an elegant one-model-for-all solution to the problem of medical entity linking (MEL), achieving a new state-of-the-art (SOTA) on six MEL benchmarking datasets. In the scientific domain, we achieve SOTA even without task-specific supervision. With substantial improvement over various domain-specific pretrained MLMs such as BioBERT, SciBERTand and PubMedBERT, our pretraining scheme proves to be both effective and robust.","DOI":"10.48550/arXiv.2010.11784","note":"arXiv:2010.11784 [cs.CL]","number":"arXiv:2010.11784","publisher":"arXiv","source":"arXiv.org","title":"Self-Alignment Pretraining for Biomedical Entity Representations","URL":"http://arxiv.org/abs/2010.11784","author":[{"family":"Liu","given":"Fangyu"},{"family":"Shareghi","given":"Ehsan"},{"family":"Meng","given":"Zaiqiao"},{"family":"Basaldella","given":"Marco"},{"family":"Collier","given":"Nigel"}],"accessed":{"date-parts":[["2026",9,16]]},"issued":{"date-parts":[["2021",4,7]]}}}],"schema":"https://github.com/citation-style-language/schema/raw/master/csl-citation.json"} </w:instrText>
      </w:r>
      <w:r w:rsidR="001431BF" w:rsidRPr="00042323">
        <w:fldChar w:fldCharType="separate"/>
      </w:r>
      <w:r w:rsidR="00AF6F3F" w:rsidRPr="00AF6F3F">
        <w:rPr>
          <w:rFonts w:cs="Calibri"/>
          <w:vertAlign w:val="superscript"/>
        </w:rPr>
        <w:t>27</w:t>
      </w:r>
      <w:r w:rsidR="001431BF" w:rsidRPr="00042323">
        <w:fldChar w:fldCharType="end"/>
      </w:r>
      <w:r w:rsidR="001A088E" w:rsidRPr="00042323">
        <w:t xml:space="preserve"> </w:t>
      </w:r>
      <w:r w:rsidRPr="00042323">
        <w:t>embeddings and FAISS nearest-</w:t>
      </w:r>
      <w:r w:rsidR="00A643D6" w:rsidRPr="00042323">
        <w:t>neighbor</w:t>
      </w:r>
      <w:r w:rsidRPr="00042323">
        <w:t xml:space="preserve"> search</w:t>
      </w:r>
      <w:del w:id="92" w:author="Lennart Martens" w:date="2026-09-21T22:43:00Z" w16du:dateUtc="2026-09-21T20:43:00Z">
        <w:r w:rsidR="002877D3" w:rsidRPr="00042323" w:rsidDel="00B47C0D">
          <w:delText xml:space="preserve"> </w:delText>
        </w:r>
      </w:del>
      <w:r w:rsidR="002877D3" w:rsidRPr="00042323">
        <w:fldChar w:fldCharType="begin"/>
      </w:r>
      <w:r w:rsidR="00AF6F3F">
        <w:instrText xml:space="preserve"> ADDIN ZOTERO_ITEM CSL_CITATION {"citationID":"8FdNZgV2","properties":{"unsorted":false,"formattedCitation":"\\super 28\\nosupersub{}","plainCitation":"28","noteIndex":0},"citationItems":[{"id":3210,"uris":["http://zotero.org/users/16129121/items/Y69HCGTF"],"itemData":{"id":3210,"type":"article","abstract":"Vector databases typically manage large collections of embedding vectors. Currently, AI applications are growing rapidly, and so is the number of embeddings that need to be stored and indexed. The Faiss library is dedicated to vector similarity search, a core functionality of vector databases. Faiss is a toolkit of indexing methods and related primitives used to search, cluster, compress and transform vectors. This paper describes the trade-off space of vector search and the design principles of Faiss in terms of structure, approach to optimization and interfacing. We benchmark key features of the library and discuss a few selected applications to highlight its broad applicability.","DOI":"10.48550/arXiv.2401.08281","note":"arXiv:2401.08281 [cs.LG]","number":"arXiv:2401.08281","publisher":"arXiv","source":"arXiv.org","title":"The Faiss library","URL":"http://arxiv.org/abs/2401.08281","author":[{"family":"Douze","given":"Matthijs"},{"family":"Guzhva","given":"Alexandr"},{"family":"Deng","given":"Chengqi"},{"family":"Johnson","given":"Jeff"},{"family":"Szilvasy","given":"Gergely"},{"family":"Mazaré","given":"Pierre-Emmanuel"},{"family":"Lomeli","given":"Maria"},{"family":"Hosseini","given":"Lucas"},{"family":"Jégou","given":"Hervé"}],"accessed":{"date-parts":[["2026",9,16]]},"issued":{"date-parts":[["2025",10,23]]}}}],"schema":"https://github.com/citation-style-language/schema/raw/master/csl-citation.json"} </w:instrText>
      </w:r>
      <w:r w:rsidR="002877D3" w:rsidRPr="00042323">
        <w:fldChar w:fldCharType="separate"/>
      </w:r>
      <w:r w:rsidR="00AF6F3F" w:rsidRPr="00AF6F3F">
        <w:rPr>
          <w:rFonts w:cs="Calibri"/>
          <w:vertAlign w:val="superscript"/>
        </w:rPr>
        <w:t>28</w:t>
      </w:r>
      <w:r w:rsidR="002877D3" w:rsidRPr="00042323">
        <w:fldChar w:fldCharType="end"/>
      </w:r>
      <w:r w:rsidR="002877D3" w:rsidRPr="00042323">
        <w:t xml:space="preserve"> </w:t>
      </w:r>
      <w:r w:rsidRPr="00042323">
        <w:t>through a hierarchy that ranges from exact string identity down to ontology-based semantic matches. This hierarchy later determines whether an extracted value is accepted, and at which tier, independently of whether the value itself turns out to be correct.</w:t>
      </w:r>
    </w:p>
    <w:p w14:paraId="7CA98F37" w14:textId="63E4E48A" w:rsidR="00607070" w:rsidRPr="00042323" w:rsidRDefault="00607070" w:rsidP="001825FE">
      <w:r w:rsidRPr="00042323">
        <w:t>HAMLET returns structured JSON across 38 metadata fields through DocETL (four of the 42 entity types evaluated in the human-annotation benchmark were excluded here for insufficient coverage</w:t>
      </w:r>
      <w:r w:rsidR="005F70C7" w:rsidRPr="00042323">
        <w:t xml:space="preserve"> in the training coverage</w:t>
      </w:r>
      <w:r w:rsidRPr="00042323">
        <w:t>). Fields may hold several scientifically distinct values, each with its own evidence, and values are restricted to the deposited experiment itself rather than background or comparative context; missing information is recorded explicitly as unknown, and sample, replicate and fraction counts are never defaulted to one. A separate grounding check then verifies each value's evidence against the source text, reconciling minor typographical differences and flagging evidence that cannot be located, while a three-component quality-control layer checks ontology-supported consistency between biological fields, detects negated evidence with NegEx through negspacy, and verifies numerical agreement between values and their cited evidence. None of these checks establish that an extraction is wrong; they</w:t>
      </w:r>
      <w:ins w:id="93" w:author="Lennart Martens" w:date="2026-09-21T22:44:00Z" w16du:dateUtc="2026-09-21T20:44:00Z">
        <w:r w:rsidR="005F7239">
          <w:t xml:space="preserve"> only</w:t>
        </w:r>
      </w:ins>
      <w:r w:rsidRPr="00042323">
        <w:t xml:space="preserve"> flag it for review, and flagged values are retained alongside machine-readable diagnostics.</w:t>
      </w:r>
    </w:p>
    <w:p w14:paraId="5E64CDC2" w14:textId="77777777" w:rsidR="00BB2205" w:rsidRDefault="00BB2205" w:rsidP="00BB2205">
      <w:pPr>
        <w:jc w:val="left"/>
      </w:pPr>
    </w:p>
    <w:p w14:paraId="3010932A" w14:textId="186E0F79" w:rsidR="00FC3C1A" w:rsidRPr="00042323" w:rsidRDefault="009F6620" w:rsidP="009165ED">
      <w:pPr>
        <w:rPr>
          <w:i/>
          <w:sz w:val="20"/>
          <w:szCs w:val="20"/>
        </w:rPr>
      </w:pPr>
      <w:r w:rsidRPr="00042323">
        <w:rPr>
          <w:noProof/>
        </w:rPr>
        <w:drawing>
          <wp:anchor distT="0" distB="0" distL="114300" distR="114300" simplePos="0" relativeHeight="251658240" behindDoc="0" locked="0" layoutInCell="1" allowOverlap="1" wp14:anchorId="38C4F113" wp14:editId="32AA5425">
            <wp:simplePos x="0" y="0"/>
            <wp:positionH relativeFrom="column">
              <wp:posOffset>2079</wp:posOffset>
            </wp:positionH>
            <wp:positionV relativeFrom="paragraph">
              <wp:posOffset>2079</wp:posOffset>
            </wp:positionV>
            <wp:extent cx="3492147" cy="3707704"/>
            <wp:effectExtent l="0" t="0" r="0" b="7620"/>
            <wp:wrapSquare wrapText="bothSides"/>
            <wp:docPr id="640901270" name="Picture 1">
              <a:extLst xmlns:a="http://schemas.openxmlformats.org/drawingml/2006/main">
                <a:ext uri="{FF2B5EF4-FFF2-40B4-BE49-F238E27FC236}">
                  <a16:creationId xmlns:a16="http://schemas.microsoft.com/office/drawing/2014/main" id="{B6BCCE04-2970-42B2-9ACB-645CA4BE23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92147" cy="3707704"/>
                    </a:xfrm>
                    <a:prstGeom prst="rect">
                      <a:avLst/>
                    </a:prstGeom>
                    <a:noFill/>
                  </pic:spPr>
                </pic:pic>
              </a:graphicData>
            </a:graphic>
          </wp:anchor>
        </w:drawing>
      </w:r>
      <w:r w:rsidR="009165ED" w:rsidRPr="009165ED">
        <w:rPr>
          <w:i/>
          <w:iCs/>
          <w:sz w:val="20"/>
          <w:szCs w:val="20"/>
        </w:rPr>
        <w:t xml:space="preserve">Figure 2. The HAMLET framework. Three specialist agents extract biological, technical and experimental design metadata across 38 fields from the manuscript abstract and methods section together with the PRIDE project descriptor, pairing every value with its supporting evidence span and recording absent information explicitly as unknown. Structural validation and conditional gleaning repair fields that are malformed or lack evidence, after which values are </w:t>
      </w:r>
      <w:r w:rsidR="00A643D6" w:rsidRPr="00042323">
        <w:rPr>
          <w:i/>
          <w:iCs/>
          <w:sz w:val="20"/>
          <w:szCs w:val="20"/>
        </w:rPr>
        <w:t>normalized</w:t>
      </w:r>
      <w:r w:rsidR="009165ED" w:rsidRPr="009165ED">
        <w:rPr>
          <w:i/>
          <w:iCs/>
          <w:sz w:val="20"/>
          <w:szCs w:val="20"/>
        </w:rPr>
        <w:t xml:space="preserve"> against </w:t>
      </w:r>
      <w:del w:id="94" w:author="Lennart Martens" w:date="2026-09-21T22:45:00Z" w16du:dateUtc="2026-09-21T20:45:00Z">
        <w:r w:rsidR="009165ED" w:rsidRPr="009165ED" w:rsidDel="005F7239">
          <w:rPr>
            <w:i/>
            <w:iCs/>
            <w:sz w:val="20"/>
            <w:szCs w:val="20"/>
          </w:rPr>
          <w:delText>1</w:delText>
        </w:r>
      </w:del>
      <w:ins w:id="95" w:author="Lennart Martens" w:date="2026-09-21T22:45:00Z" w16du:dateUtc="2026-09-21T20:45:00Z">
        <w:r w:rsidR="005F7239">
          <w:rPr>
            <w:i/>
            <w:iCs/>
            <w:sz w:val="20"/>
            <w:szCs w:val="20"/>
          </w:rPr>
          <w:t>nineteen</w:t>
        </w:r>
      </w:ins>
      <w:del w:id="96" w:author="Lennart Martens" w:date="2026-09-21T22:45:00Z" w16du:dateUtc="2026-09-21T20:45:00Z">
        <w:r w:rsidR="009165ED" w:rsidRPr="009165ED" w:rsidDel="005F7239">
          <w:rPr>
            <w:i/>
            <w:iCs/>
            <w:sz w:val="20"/>
            <w:szCs w:val="20"/>
          </w:rPr>
          <w:delText>9</w:delText>
        </w:r>
      </w:del>
      <w:r w:rsidR="009165ED" w:rsidRPr="009165ED">
        <w:rPr>
          <w:i/>
          <w:iCs/>
          <w:sz w:val="20"/>
          <w:szCs w:val="20"/>
        </w:rPr>
        <w:t xml:space="preserve"> SDRF-Proteomics-supported ontologies through a five-tier matcher. Evidence grounding and quality control flag values for review rather than remove them. The output is an SDRF-Proteomics file linked to the deposited raw files, carrying for each value its evidence, ontology identifier, matching tier and quality-control flags.</w:t>
      </w:r>
    </w:p>
    <w:p w14:paraId="442D9F1B" w14:textId="77777777" w:rsidR="00BB2205" w:rsidRDefault="00BB2205" w:rsidP="00BB2205"/>
    <w:p w14:paraId="46DA49E0" w14:textId="2DBAB2DA" w:rsidR="0067161D" w:rsidRPr="00042323" w:rsidRDefault="00E70358" w:rsidP="0067161D">
      <w:pPr>
        <w:pStyle w:val="Heading2"/>
      </w:pPr>
      <w:r w:rsidRPr="00042323">
        <w:t xml:space="preserve">The </w:t>
      </w:r>
      <w:r w:rsidR="00616240">
        <w:t>f</w:t>
      </w:r>
      <w:r w:rsidR="0067161D" w:rsidRPr="00042323">
        <w:t xml:space="preserve">ramework determines performance, not the model </w:t>
      </w:r>
    </w:p>
    <w:p w14:paraId="58BF54E3" w14:textId="65B75382" w:rsidR="00607070" w:rsidRPr="00042323" w:rsidRDefault="0067161D" w:rsidP="001825FE">
      <w:r w:rsidRPr="00042323">
        <w:t xml:space="preserve">Using </w:t>
      </w:r>
      <w:r w:rsidR="00DA2F09" w:rsidRPr="00042323">
        <w:t xml:space="preserve">137 PRIDE datasets with </w:t>
      </w:r>
      <w:r w:rsidR="00607070" w:rsidRPr="00042323">
        <w:t xml:space="preserve">SDRF-Proteomics annotations, </w:t>
      </w:r>
      <w:r w:rsidR="00953864" w:rsidRPr="00042323">
        <w:t xml:space="preserve">prompts were optimized using </w:t>
      </w:r>
      <w:r w:rsidR="5FD7FE5A" w:rsidRPr="00042323">
        <w:t>an</w:t>
      </w:r>
      <w:r w:rsidR="00953864" w:rsidRPr="00042323">
        <w:t xml:space="preserve"> </w:t>
      </w:r>
      <w:r w:rsidR="00607070" w:rsidRPr="00042323">
        <w:t>80/</w:t>
      </w:r>
      <w:r w:rsidR="0777F7AF" w:rsidRPr="00042323">
        <w:t>20</w:t>
      </w:r>
      <w:r w:rsidR="00953864" w:rsidRPr="00042323">
        <w:t xml:space="preserve"> train test split. </w:t>
      </w:r>
      <w:r w:rsidR="0059529E" w:rsidRPr="00042323">
        <w:t xml:space="preserve">Extractions were scored against the SDRF-Proteomics </w:t>
      </w:r>
      <w:r w:rsidR="00DE490F">
        <w:t>ground truth</w:t>
      </w:r>
      <w:r w:rsidR="0059529E" w:rsidRPr="00042323">
        <w:t xml:space="preserve"> annotations </w:t>
      </w:r>
      <w:r w:rsidR="00607070" w:rsidRPr="00042323">
        <w:t xml:space="preserve">along </w:t>
      </w:r>
      <w:r w:rsidR="009B7685" w:rsidRPr="00042323">
        <w:t>three</w:t>
      </w:r>
      <w:r w:rsidR="00607070" w:rsidRPr="00042323">
        <w:t xml:space="preserve"> complementary axes: </w:t>
      </w:r>
      <w:r w:rsidR="009B7685" w:rsidRPr="00042323">
        <w:t xml:space="preserve">(i) </w:t>
      </w:r>
      <w:r w:rsidR="00607070" w:rsidRPr="00042323">
        <w:t>weighted F1, which rewards a value for matching the annotation itself</w:t>
      </w:r>
      <w:r w:rsidR="009B7685" w:rsidRPr="00042323">
        <w:t xml:space="preserve">; (ii) </w:t>
      </w:r>
      <w:r w:rsidR="00607070" w:rsidRPr="00042323">
        <w:t>Lin information content (Lin IC),</w:t>
      </w:r>
      <w:r w:rsidR="0059529E" w:rsidRPr="00042323">
        <w:t xml:space="preserve"> an ontology-anchored metric </w:t>
      </w:r>
      <w:r w:rsidR="00607070" w:rsidRPr="00042323">
        <w:t>which scores the semantic distance between the extracted and annotated ontology terms and so gives partial credit for a near-miss within the same branch</w:t>
      </w:r>
      <w:r w:rsidR="009B7685" w:rsidRPr="00042323">
        <w:t xml:space="preserve">; and (iii) a decomposed </w:t>
      </w:r>
      <w:r w:rsidR="00D804A7" w:rsidRPr="00D804A7">
        <w:t>matching hierarchy</w:t>
      </w:r>
      <w:r w:rsidR="005A39EC">
        <w:t xml:space="preserve"> into five categories</w:t>
      </w:r>
      <w:r w:rsidR="00037D77">
        <w:t xml:space="preserve">. </w:t>
      </w:r>
    </w:p>
    <w:p w14:paraId="3F2874D0" w14:textId="462AFC6B" w:rsidR="00607070" w:rsidRPr="00042323" w:rsidRDefault="00607070" w:rsidP="001825FE">
      <w:r w:rsidRPr="00042323">
        <w:t xml:space="preserve">To locate where the pipeline earns its accuracy, we ran a cumulative ablation with three open-weight, locally deployable models (Qwen3.8-27B, Gemma 4 31B and </w:t>
      </w:r>
      <w:r w:rsidR="172F2BA5">
        <w:t xml:space="preserve"> </w:t>
      </w:r>
      <w:r w:rsidRPr="00042323">
        <w:t>GLM-4.7</w:t>
      </w:r>
      <w:r w:rsidR="2ECA5814">
        <w:t xml:space="preserve"> 32B</w:t>
      </w:r>
      <w:r w:rsidRPr="00042323">
        <w:t xml:space="preserve">), each repeated three times across six nested configurations: </w:t>
      </w:r>
      <w:r w:rsidR="00BF1E68" w:rsidRPr="00042323">
        <w:t xml:space="preserve">(i) </w:t>
      </w:r>
      <w:r w:rsidRPr="00042323">
        <w:t>a single master prompt producing bare extractions</w:t>
      </w:r>
      <w:r w:rsidR="009E0E85" w:rsidRPr="00042323">
        <w:t xml:space="preserve"> (S0)</w:t>
      </w:r>
      <w:r w:rsidRPr="00042323">
        <w:t xml:space="preserve">; </w:t>
      </w:r>
      <w:r w:rsidR="00BF1E68" w:rsidRPr="00042323">
        <w:t xml:space="preserve">(ii) </w:t>
      </w:r>
      <w:r w:rsidRPr="00042323">
        <w:t xml:space="preserve">the same task split across three </w:t>
      </w:r>
      <w:r w:rsidR="00A643D6" w:rsidRPr="00042323">
        <w:t>specialized</w:t>
      </w:r>
      <w:r w:rsidRPr="00042323">
        <w:t xml:space="preserve"> agents</w:t>
      </w:r>
      <w:r w:rsidR="009E0E85" w:rsidRPr="00042323">
        <w:t xml:space="preserve"> (S1)</w:t>
      </w:r>
      <w:r w:rsidRPr="00042323">
        <w:t xml:space="preserve">; </w:t>
      </w:r>
      <w:r w:rsidR="00BF1E68" w:rsidRPr="00042323">
        <w:t xml:space="preserve">(iii) </w:t>
      </w:r>
      <w:r w:rsidRPr="00042323">
        <w:t>the addition of field definitions, extraction rules, examples and an explicit unknown instruction</w:t>
      </w:r>
      <w:r w:rsidR="009E0E85" w:rsidRPr="00042323">
        <w:t xml:space="preserve"> (S2)</w:t>
      </w:r>
      <w:r w:rsidRPr="00042323">
        <w:t xml:space="preserve">; </w:t>
      </w:r>
      <w:r w:rsidR="00BF1E68" w:rsidRPr="00042323">
        <w:t xml:space="preserve">(iv) </w:t>
      </w:r>
      <w:r w:rsidRPr="00042323">
        <w:t>structural validation with retries for unknowns</w:t>
      </w:r>
      <w:r w:rsidR="009E0E85" w:rsidRPr="00042323">
        <w:t xml:space="preserve"> (S</w:t>
      </w:r>
      <w:r w:rsidR="00895BA3" w:rsidRPr="00042323">
        <w:t>3</w:t>
      </w:r>
      <w:r w:rsidR="009E0E85" w:rsidRPr="00042323">
        <w:t>)</w:t>
      </w:r>
      <w:r w:rsidRPr="00042323">
        <w:t xml:space="preserve">; </w:t>
      </w:r>
      <w:r w:rsidR="00BF1E68" w:rsidRPr="00042323">
        <w:t xml:space="preserve">(v) </w:t>
      </w:r>
      <w:r w:rsidRPr="00042323">
        <w:t>gleaning</w:t>
      </w:r>
      <w:r w:rsidR="009E0E85" w:rsidRPr="00042323">
        <w:t xml:space="preserve"> (S</w:t>
      </w:r>
      <w:r w:rsidR="00895BA3" w:rsidRPr="00042323">
        <w:t>4</w:t>
      </w:r>
      <w:r w:rsidR="009E0E85" w:rsidRPr="00042323">
        <w:t>)</w:t>
      </w:r>
      <w:r w:rsidRPr="00042323">
        <w:t xml:space="preserve">; and </w:t>
      </w:r>
      <w:r w:rsidR="00BF1E68" w:rsidRPr="00042323">
        <w:t xml:space="preserve">(vi) </w:t>
      </w:r>
      <w:r w:rsidRPr="00042323">
        <w:t xml:space="preserve">ontology </w:t>
      </w:r>
      <w:r w:rsidR="00A643D6" w:rsidRPr="00042323">
        <w:t>normalization</w:t>
      </w:r>
      <w:r w:rsidRPr="00042323">
        <w:t xml:space="preserve"> </w:t>
      </w:r>
      <w:r w:rsidR="009E0E85" w:rsidRPr="00042323">
        <w:t>(S</w:t>
      </w:r>
      <w:r w:rsidR="00895BA3" w:rsidRPr="00042323">
        <w:t>5</w:t>
      </w:r>
      <w:r w:rsidR="009E0E85" w:rsidRPr="00042323">
        <w:t xml:space="preserve">) </w:t>
      </w:r>
      <w:r w:rsidRPr="00042323">
        <w:t xml:space="preserve">(Fig. </w:t>
      </w:r>
      <w:r w:rsidR="00140E35" w:rsidRPr="00042323">
        <w:t>3</w:t>
      </w:r>
      <w:r w:rsidRPr="00042323">
        <w:t xml:space="preserve">a). Once this structure was fixed, we separately benchmarked the complete framework across a wider set of open-weight and commercial models, to test whether the conclusion </w:t>
      </w:r>
      <w:r w:rsidR="00A643D6" w:rsidRPr="00042323">
        <w:t>generalized</w:t>
      </w:r>
      <w:r w:rsidRPr="00042323">
        <w:t>.</w:t>
      </w:r>
    </w:p>
    <w:p w14:paraId="16F526AC" w14:textId="61F064B7" w:rsidR="006F18E9" w:rsidRDefault="00B10157" w:rsidP="00767E9D">
      <w:r w:rsidRPr="00042323">
        <w:t>At S0 the models diverge sharply on both F1 and Lin IC</w:t>
      </w:r>
      <w:r w:rsidR="00F8420E" w:rsidRPr="00042323">
        <w:t xml:space="preserve">. This divergence closes by S2, where all three converge onto a common plateau that holds flat throughout validation, gleaning and </w:t>
      </w:r>
      <w:r w:rsidR="00A643D6" w:rsidRPr="00042323">
        <w:t>normalization</w:t>
      </w:r>
      <w:r w:rsidR="00F8420E" w:rsidRPr="00042323">
        <w:t xml:space="preserve"> (Fig</w:t>
      </w:r>
      <w:r w:rsidR="00702E07" w:rsidRPr="00042323">
        <w:t>.</w:t>
      </w:r>
      <w:r w:rsidR="00F8420E" w:rsidRPr="00042323">
        <w:t xml:space="preserve"> </w:t>
      </w:r>
      <w:r w:rsidR="00140E35" w:rsidRPr="00042323">
        <w:t>3</w:t>
      </w:r>
      <w:r w:rsidR="00F8420E" w:rsidRPr="00042323">
        <w:t xml:space="preserve">a). </w:t>
      </w:r>
      <w:r w:rsidR="004B6D76">
        <w:t>The</w:t>
      </w:r>
      <w:r w:rsidR="002D6185">
        <w:t xml:space="preserve"> increased performance from S0 to S1 is mainly influenced by</w:t>
      </w:r>
      <w:r w:rsidR="00F92A58">
        <w:t xml:space="preserve"> </w:t>
      </w:r>
      <w:r w:rsidR="004D2657">
        <w:t xml:space="preserve">an increased recall due to </w:t>
      </w:r>
      <w:r w:rsidR="000040DF">
        <w:t xml:space="preserve">a drop in the amount of </w:t>
      </w:r>
      <w:r w:rsidR="000040DF">
        <w:rPr>
          <w:i/>
          <w:iCs/>
        </w:rPr>
        <w:t>unknown</w:t>
      </w:r>
      <w:r w:rsidR="000040DF">
        <w:t xml:space="preserve"> values being returned. Indeed, the single master prompt leaves </w:t>
      </w:r>
      <w:r w:rsidR="000C22D9">
        <w:t>between 30 to 80% of values unannotated, depending on the model</w:t>
      </w:r>
      <w:r w:rsidR="002A715A">
        <w:t xml:space="preserve"> (Fig. S1)</w:t>
      </w:r>
      <w:r w:rsidR="000040DF">
        <w:t xml:space="preserve">. </w:t>
      </w:r>
      <w:r w:rsidR="00235B48" w:rsidRPr="00042323">
        <w:t xml:space="preserve"> </w:t>
      </w:r>
      <w:r w:rsidR="006F5F24">
        <w:t xml:space="preserve">The two consecutive ablation steps </w:t>
      </w:r>
      <w:r w:rsidR="00946282">
        <w:t>converts those silences into</w:t>
      </w:r>
      <w:r w:rsidR="0008629C">
        <w:t xml:space="preserve">, mostly correct, values. </w:t>
      </w:r>
      <w:r w:rsidR="00235B48" w:rsidRPr="00042323">
        <w:t xml:space="preserve">Later stages add </w:t>
      </w:r>
      <w:r w:rsidR="00ED0A0C">
        <w:t xml:space="preserve">structure, </w:t>
      </w:r>
      <w:r w:rsidR="00235B48" w:rsidRPr="00042323">
        <w:t>validation and ontology-grounding</w:t>
      </w:r>
      <w:r w:rsidR="007E581A" w:rsidRPr="00042323">
        <w:t xml:space="preserve">, </w:t>
      </w:r>
      <w:r w:rsidR="00ED0A0C">
        <w:t xml:space="preserve">all </w:t>
      </w:r>
      <w:r w:rsidR="007E581A" w:rsidRPr="00042323">
        <w:t>essential for downstream usability</w:t>
      </w:r>
      <w:r w:rsidR="00ED0A0C">
        <w:t xml:space="preserve"> but the</w:t>
      </w:r>
      <w:del w:id="97" w:author="Lennart Martens" w:date="2026-09-21T22:49:00Z" w16du:dateUtc="2026-09-21T20:49:00Z">
        <w:r w:rsidR="00ED0A0C" w:rsidDel="00F12B09">
          <w:delText>y</w:delText>
        </w:r>
      </w:del>
      <w:ins w:id="98" w:author="Lennart Martens" w:date="2026-09-21T22:49:00Z" w16du:dateUtc="2026-09-21T20:49:00Z">
        <w:r w:rsidR="00F12B09">
          <w:t>se</w:t>
        </w:r>
      </w:ins>
      <w:r w:rsidR="00ED0A0C">
        <w:t xml:space="preserve"> do not change extraction nor</w:t>
      </w:r>
      <w:r w:rsidR="00235B48" w:rsidRPr="00042323">
        <w:t xml:space="preserve"> further accuracy. </w:t>
      </w:r>
      <w:r w:rsidR="00C03461" w:rsidRPr="00042323">
        <w:t>Th</w:t>
      </w:r>
      <w:r w:rsidR="00ED0A0C">
        <w:t>is</w:t>
      </w:r>
      <w:r w:rsidR="00C03461" w:rsidRPr="00042323">
        <w:t xml:space="preserve"> convergence appears across all metadata categories (Fig</w:t>
      </w:r>
      <w:r w:rsidR="00702E07" w:rsidRPr="00042323">
        <w:t>.</w:t>
      </w:r>
      <w:r w:rsidR="00C03461" w:rsidRPr="00042323">
        <w:t xml:space="preserve"> </w:t>
      </w:r>
      <w:r w:rsidR="00140E35" w:rsidRPr="00042323">
        <w:t>3</w:t>
      </w:r>
      <w:r w:rsidR="00C03461" w:rsidRPr="00042323">
        <w:t>b) but experimental design settles markedly lower</w:t>
      </w:r>
      <w:r w:rsidR="00BC67EF" w:rsidRPr="00042323">
        <w:t xml:space="preserve">. </w:t>
      </w:r>
      <w:r w:rsidR="00767E9D" w:rsidRPr="00042323">
        <w:t>The acceptance tiers at S5 explain why this category-level gap persists (Fig</w:t>
      </w:r>
      <w:r w:rsidR="00702E07" w:rsidRPr="00042323">
        <w:t>.</w:t>
      </w:r>
      <w:r w:rsidR="00767E9D" w:rsidRPr="00042323">
        <w:t xml:space="preserve"> </w:t>
      </w:r>
      <w:r w:rsidR="00140E35" w:rsidRPr="00042323">
        <w:t>3</w:t>
      </w:r>
      <w:r w:rsidR="00767E9D" w:rsidRPr="00042323">
        <w:t xml:space="preserve">c), by decomposing F1 into how each </w:t>
      </w:r>
      <w:r w:rsidR="00E7057C">
        <w:t>ground truth</w:t>
      </w:r>
      <w:r w:rsidR="00767E9D" w:rsidRPr="00042323">
        <w:t xml:space="preserve"> value was accepted: exact string, ontology structure, semantic similarity or not at all. </w:t>
      </w:r>
      <w:r w:rsidR="00EE111D" w:rsidRPr="00EE111D">
        <w:t xml:space="preserve">Biological and technical fields clear one of the accepted tiers for </w:t>
      </w:r>
      <w:r w:rsidR="00473B94" w:rsidRPr="00EE111D">
        <w:t>most</w:t>
      </w:r>
      <w:r w:rsidR="00EE111D" w:rsidRPr="00EE111D">
        <w:t xml:space="preserve"> </w:t>
      </w:r>
      <w:r w:rsidR="00E7057C">
        <w:t>ground truth</w:t>
      </w:r>
      <w:r w:rsidR="00EE111D" w:rsidRPr="00EE111D">
        <w:t xml:space="preserve"> values, leaving only a small residual of outright rejections. Experimental design fields match </w:t>
      </w:r>
      <w:r w:rsidR="00473B94" w:rsidRPr="00EE111D">
        <w:t>exactly</w:t>
      </w:r>
      <w:r w:rsidR="00EE111D" w:rsidRPr="00EE111D">
        <w:t xml:space="preserve"> as often as the other two </w:t>
      </w:r>
      <w:r w:rsidR="00473B94" w:rsidRPr="00EE111D">
        <w:t>classes but</w:t>
      </w:r>
      <w:r w:rsidR="00EE111D" w:rsidRPr="00EE111D">
        <w:t xml:space="preserve"> lose most of the remainder to rejection</w:t>
      </w:r>
      <w:r w:rsidR="00A23138">
        <w:t>.</w:t>
      </w:r>
      <w:r w:rsidR="00473B94">
        <w:t xml:space="preserve"> </w:t>
      </w:r>
      <w:r w:rsidR="003428EB">
        <w:t xml:space="preserve">This indicates that the values </w:t>
      </w:r>
      <w:ins w:id="99" w:author="Lennart Martens" w:date="2026-09-21T22:50:00Z" w16du:dateUtc="2026-09-21T20:50:00Z">
        <w:r w:rsidR="00EA1693">
          <w:t xml:space="preserve">are </w:t>
        </w:r>
      </w:ins>
      <w:r w:rsidR="00456A1E">
        <w:t>impossible to accept and</w:t>
      </w:r>
      <w:r w:rsidR="007210DE">
        <w:t xml:space="preserve"> </w:t>
      </w:r>
      <w:r w:rsidR="003428EB">
        <w:t xml:space="preserve">are not </w:t>
      </w:r>
      <w:r w:rsidR="007210DE">
        <w:t>caused by different wording.</w:t>
      </w:r>
      <w:r w:rsidR="003428EB">
        <w:t xml:space="preserve"> </w:t>
      </w:r>
      <w:r w:rsidR="00DC678B" w:rsidRPr="00DC678B">
        <w:t>The same acceptance pattern holds at the level of individual fields across the ablation arms (</w:t>
      </w:r>
      <w:r w:rsidR="00466426">
        <w:t xml:space="preserve">Fig. </w:t>
      </w:r>
      <w:r w:rsidR="00466426" w:rsidRPr="00042323">
        <w:t>S</w:t>
      </w:r>
      <w:r w:rsidR="00081EC3">
        <w:t>2</w:t>
      </w:r>
      <w:r w:rsidR="00DC678B" w:rsidRPr="00042323">
        <w:t>a</w:t>
      </w:r>
      <w:r w:rsidR="00DC678B" w:rsidRPr="00DC678B">
        <w:t>). At S5, per-field accuracy can be compared directly against the human-agreement ceiling established in Fig. 1, field by field, and, for ontology-backed fields, against how far a value that was not an exact match actually sits from the correct term (</w:t>
      </w:r>
      <w:r w:rsidR="00466426">
        <w:t xml:space="preserve">Fig. </w:t>
      </w:r>
      <w:r w:rsidR="00466426" w:rsidRPr="00042323">
        <w:t>S</w:t>
      </w:r>
      <w:r w:rsidR="00081EC3">
        <w:t>2</w:t>
      </w:r>
      <w:r w:rsidR="00DC678B" w:rsidRPr="00042323">
        <w:t>b</w:t>
      </w:r>
      <w:r w:rsidR="00DC678B">
        <w:t>-c</w:t>
      </w:r>
      <w:r w:rsidR="00DC678B" w:rsidRPr="00DC678B">
        <w:t>).</w:t>
      </w:r>
    </w:p>
    <w:p w14:paraId="6732278B" w14:textId="62BE8797" w:rsidR="001C75A2" w:rsidRDefault="00EA5340" w:rsidP="00E814B3">
      <w:r>
        <w:t xml:space="preserve">The framework impacts model behavior as much as accuracy. </w:t>
      </w:r>
      <w:r w:rsidR="00E814B3" w:rsidRPr="00E814B3">
        <w:t>Under a single master prompt, the number of non-unknown values per dataset varies considerably, both between models and between repeated runs of the same model</w:t>
      </w:r>
      <w:r w:rsidR="00795790">
        <w:t xml:space="preserve">. </w:t>
      </w:r>
      <w:r w:rsidR="00A83C80">
        <w:t>O</w:t>
      </w:r>
      <w:r w:rsidR="00E814B3" w:rsidRPr="00042323">
        <w:t>nce</w:t>
      </w:r>
      <w:r w:rsidR="00E814B3" w:rsidRPr="00E814B3">
        <w:t xml:space="preserve"> agents are </w:t>
      </w:r>
      <w:r w:rsidR="00A643D6" w:rsidRPr="00042323">
        <w:t>specialized</w:t>
      </w:r>
      <w:r w:rsidR="00E814B3" w:rsidRPr="00E814B3">
        <w:t xml:space="preserve">, output volume </w:t>
      </w:r>
      <w:r w:rsidR="00A83C80">
        <w:t xml:space="preserve">roughly doubles at S1 </w:t>
      </w:r>
      <w:r w:rsidR="00E814B3" w:rsidRPr="00E814B3">
        <w:t xml:space="preserve">and </w:t>
      </w:r>
      <w:r w:rsidR="00A83C80">
        <w:t>converges across models at S2</w:t>
      </w:r>
      <w:r w:rsidR="00E814B3" w:rsidRPr="00042323">
        <w:t xml:space="preserve"> (Fig.</w:t>
      </w:r>
      <w:r w:rsidR="00E814B3" w:rsidRPr="00E814B3">
        <w:t xml:space="preserve"> </w:t>
      </w:r>
      <w:r w:rsidR="00140E35">
        <w:t>3</w:t>
      </w:r>
      <w:r w:rsidR="00E814B3" w:rsidRPr="00E814B3">
        <w:t xml:space="preserve">d). Three-run reproducibility follows a similar path but converges less completely, rising steeply at the same step and </w:t>
      </w:r>
      <w:r w:rsidR="003C3F82">
        <w:t>in contrast to accuracy, this metric does not converge across models</w:t>
      </w:r>
      <w:r w:rsidR="00E814B3" w:rsidRPr="00042323">
        <w:t xml:space="preserve"> (Fig. </w:t>
      </w:r>
      <w:r w:rsidR="00AF7DA3">
        <w:t>3</w:t>
      </w:r>
      <w:r w:rsidR="00E814B3" w:rsidRPr="0067126E">
        <w:t xml:space="preserve">e). </w:t>
      </w:r>
    </w:p>
    <w:p w14:paraId="2E3935C0" w14:textId="75276D2E" w:rsidR="001C75A2" w:rsidRDefault="00CA1E4E">
      <w:pPr>
        <w:spacing w:after="160" w:line="278" w:lineRule="auto"/>
      </w:pPr>
      <w:r w:rsidRPr="00F958FA">
        <w:rPr>
          <w:rFonts w:cs="Arial"/>
        </w:rPr>
        <w:t xml:space="preserve">Benchmarked across six models on the same 30-PXD test set, the open-weights Gemma 4 31B reached an overall F1 </w:t>
      </w:r>
      <w:r w:rsidR="00E13EBF" w:rsidRPr="00E13EBF">
        <w:rPr>
          <w:rFonts w:cs="Arial"/>
        </w:rPr>
        <w:t>close to</w:t>
      </w:r>
      <w:r w:rsidRPr="00F958FA">
        <w:rPr>
          <w:rFonts w:cs="Arial"/>
        </w:rPr>
        <w:t xml:space="preserve"> the strongest model in the comparison, Claude Opus 4.5, and </w:t>
      </w:r>
      <w:r w:rsidR="00E13EBF" w:rsidRPr="00E13EBF">
        <w:rPr>
          <w:rFonts w:cs="Arial"/>
        </w:rPr>
        <w:t xml:space="preserve">level with </w:t>
      </w:r>
      <w:r w:rsidRPr="00F958FA">
        <w:rPr>
          <w:rFonts w:cs="Arial"/>
        </w:rPr>
        <w:t xml:space="preserve">Gemini 3.5 Flash and Qwen 3.7 Max. Llama-4 Scout, by contrast, matched the top scorers on technical fields, trailed clearly on biological fields, and fell furthest behind on experimental design, the gap that pulled down its overall score. </w:t>
      </w:r>
      <w:r w:rsidR="00E13EBF" w:rsidRPr="00E13EBF">
        <w:rPr>
          <w:rFonts w:cs="Arial"/>
        </w:rPr>
        <w:t>A locally deployable</w:t>
      </w:r>
      <w:r w:rsidRPr="00F958FA">
        <w:rPr>
          <w:rFonts w:cs="Arial"/>
        </w:rPr>
        <w:t xml:space="preserve"> open-weights model </w:t>
      </w:r>
      <w:r w:rsidR="00E13EBF" w:rsidRPr="00E13EBF">
        <w:rPr>
          <w:rFonts w:cs="Arial"/>
        </w:rPr>
        <w:t>therefore performs comparably to</w:t>
      </w:r>
      <w:r w:rsidRPr="00F958FA">
        <w:rPr>
          <w:rFonts w:cs="Arial"/>
        </w:rPr>
        <w:t xml:space="preserve"> the commercial </w:t>
      </w:r>
      <w:r w:rsidR="00E13EBF" w:rsidRPr="00E13EBF">
        <w:rPr>
          <w:rFonts w:cs="Arial"/>
        </w:rPr>
        <w:t>systems tested</w:t>
      </w:r>
      <w:r w:rsidRPr="00F958FA">
        <w:rPr>
          <w:rFonts w:cs="Arial"/>
        </w:rPr>
        <w:t xml:space="preserve"> once placed inside the same grounded, validated framework</w:t>
      </w:r>
      <w:r w:rsidR="00E13EBF" w:rsidRPr="00E13EBF">
        <w:rPr>
          <w:rFonts w:cs="Arial"/>
        </w:rPr>
        <w:t>, which supports the ablation result</w:t>
      </w:r>
      <w:r w:rsidRPr="00F958FA">
        <w:rPr>
          <w:rFonts w:cs="Arial"/>
        </w:rPr>
        <w:t xml:space="preserve"> that the framework carries the performance. </w:t>
      </w:r>
      <w:r w:rsidR="00E13EBF" w:rsidRPr="00E13EBF">
        <w:rPr>
          <w:rFonts w:cs="Arial"/>
        </w:rPr>
        <w:t xml:space="preserve">Qwen reached the same plateau as </w:t>
      </w:r>
      <w:r w:rsidRPr="00F958FA">
        <w:rPr>
          <w:rFonts w:cs="Arial"/>
        </w:rPr>
        <w:t xml:space="preserve">Gemma </w:t>
      </w:r>
      <w:r w:rsidR="00E13EBF" w:rsidRPr="00E13EBF">
        <w:rPr>
          <w:rFonts w:cs="Arial"/>
        </w:rPr>
        <w:t>and GLM-4.7 from S2 onward (Fig. 3a) and was</w:t>
      </w:r>
      <w:r w:rsidRPr="00F958FA">
        <w:rPr>
          <w:rFonts w:cs="Arial"/>
        </w:rPr>
        <w:t xml:space="preserve"> selected for large-scale processing, pairing competitive extraction performance with the cost advantage of local, open-weights deployment</w:t>
      </w:r>
      <w:r w:rsidR="00AF7DA3">
        <w:rPr>
          <w:rFonts w:cs="Arial"/>
        </w:rPr>
        <w:t xml:space="preserve"> (Fig</w:t>
      </w:r>
      <w:r w:rsidR="00702E07">
        <w:rPr>
          <w:rFonts w:cs="Arial"/>
        </w:rPr>
        <w:t>.</w:t>
      </w:r>
      <w:r w:rsidR="00AF7DA3">
        <w:rPr>
          <w:rFonts w:cs="Arial"/>
        </w:rPr>
        <w:t xml:space="preserve"> </w:t>
      </w:r>
      <w:r w:rsidR="00E13EBF" w:rsidRPr="00E13EBF">
        <w:rPr>
          <w:rFonts w:cs="Arial"/>
        </w:rPr>
        <w:t>3a, f).</w:t>
      </w:r>
    </w:p>
    <w:p w14:paraId="1030C5A9" w14:textId="0E5EF026" w:rsidR="008A4593" w:rsidRPr="00042323" w:rsidRDefault="006841A7" w:rsidP="001C75A2">
      <w:r w:rsidRPr="00042323">
        <w:rPr>
          <w:noProof/>
        </w:rPr>
        <w:drawing>
          <wp:inline distT="0" distB="0" distL="0" distR="0" wp14:anchorId="5854DF24" wp14:editId="3C89A5E2">
            <wp:extent cx="5760720" cy="4778375"/>
            <wp:effectExtent l="0" t="0" r="0" b="3175"/>
            <wp:docPr id="972411680" name="Picture 1">
              <a:extLst xmlns:a="http://schemas.openxmlformats.org/drawingml/2006/main">
                <a:ext uri="{FF2B5EF4-FFF2-40B4-BE49-F238E27FC236}">
                  <a16:creationId xmlns:a16="http://schemas.microsoft.com/office/drawing/2014/main" id="{1D17B18F-F02D-42E7-8A20-C44FD48451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11680" name=""/>
                    <pic:cNvPicPr/>
                  </pic:nvPicPr>
                  <pic:blipFill>
                    <a:blip r:embed="rId11"/>
                    <a:stretch>
                      <a:fillRect/>
                    </a:stretch>
                  </pic:blipFill>
                  <pic:spPr>
                    <a:xfrm>
                      <a:off x="0" y="0"/>
                      <a:ext cx="5760720" cy="4778375"/>
                    </a:xfrm>
                    <a:prstGeom prst="rect">
                      <a:avLst/>
                    </a:prstGeom>
                  </pic:spPr>
                </pic:pic>
              </a:graphicData>
            </a:graphic>
          </wp:inline>
        </w:drawing>
      </w:r>
    </w:p>
    <w:p w14:paraId="49C5C4E4" w14:textId="6D212225" w:rsidR="001B502A" w:rsidRPr="00C22637" w:rsidRDefault="001B502A" w:rsidP="004A4241">
      <w:pPr>
        <w:rPr>
          <w:i/>
          <w:iCs/>
          <w:sz w:val="18"/>
          <w:szCs w:val="18"/>
        </w:rPr>
      </w:pPr>
      <w:r w:rsidRPr="00C22637">
        <w:rPr>
          <w:i/>
          <w:iCs/>
          <w:sz w:val="18"/>
          <w:szCs w:val="18"/>
        </w:rPr>
        <w:t xml:space="preserve">Figure </w:t>
      </w:r>
      <w:r w:rsidR="00AF7DA3">
        <w:rPr>
          <w:i/>
          <w:iCs/>
          <w:sz w:val="18"/>
          <w:szCs w:val="18"/>
        </w:rPr>
        <w:t>3</w:t>
      </w:r>
      <w:r w:rsidRPr="00C22637">
        <w:rPr>
          <w:i/>
          <w:iCs/>
          <w:sz w:val="18"/>
          <w:szCs w:val="18"/>
        </w:rPr>
        <w:t>. Cumulative ablation of the HAMLET framework on the 30-dataset test set.</w:t>
      </w:r>
      <w:r w:rsidR="00361A8E">
        <w:rPr>
          <w:i/>
          <w:iCs/>
          <w:sz w:val="18"/>
          <w:szCs w:val="18"/>
        </w:rPr>
        <w:t xml:space="preserve"> </w:t>
      </w:r>
      <w:r w:rsidR="00BD1A19">
        <w:rPr>
          <w:i/>
          <w:iCs/>
          <w:sz w:val="18"/>
          <w:szCs w:val="18"/>
        </w:rPr>
        <w:br/>
      </w:r>
      <w:r w:rsidRPr="00C22637">
        <w:rPr>
          <w:i/>
          <w:iCs/>
          <w:sz w:val="18"/>
          <w:szCs w:val="18"/>
        </w:rPr>
        <w:t xml:space="preserve">Arms: S0 single master prompt; S1 three </w:t>
      </w:r>
      <w:r w:rsidR="00A643D6" w:rsidRPr="00042323">
        <w:rPr>
          <w:i/>
          <w:iCs/>
          <w:sz w:val="18"/>
          <w:szCs w:val="18"/>
        </w:rPr>
        <w:t>specialized</w:t>
      </w:r>
      <w:r w:rsidRPr="00C22637">
        <w:rPr>
          <w:i/>
          <w:iCs/>
          <w:sz w:val="18"/>
          <w:szCs w:val="18"/>
        </w:rPr>
        <w:t xml:space="preserve"> agents; S2 + field definitions, rules and examples; S3 + structural validation with retries; S4 + gleaning; S5 + ontology </w:t>
      </w:r>
      <w:r w:rsidR="00A643D6" w:rsidRPr="00042323">
        <w:rPr>
          <w:i/>
          <w:iCs/>
          <w:sz w:val="18"/>
          <w:szCs w:val="18"/>
        </w:rPr>
        <w:t>normalization</w:t>
      </w:r>
      <w:r w:rsidRPr="00042323">
        <w:rPr>
          <w:i/>
          <w:iCs/>
          <w:sz w:val="18"/>
          <w:szCs w:val="18"/>
        </w:rPr>
        <w:t>.</w:t>
      </w:r>
      <w:r w:rsidRPr="00C22637">
        <w:rPr>
          <w:i/>
          <w:iCs/>
          <w:sz w:val="18"/>
          <w:szCs w:val="18"/>
        </w:rPr>
        <w:t xml:space="preserve"> Three inference runs per arm at temperature 0 for Qwen3.8-27B, Gemma 4 31B and GLM-4.7, scored against SDRF-derived ground truth with the five-tier matcher (numeric fields require equality). (a) Weighted F1 averaged over the three agents (solid) and mean Lin similarity on the ontology-backed fields (dashed), per model; bands, ± SD over runs. (b) The same per agent, averaged over models; bands, ± SD over runs. Experimental design has no ontology-backed field and no Lin curve. (c) How the </w:t>
      </w:r>
      <w:r w:rsidR="00DE490F">
        <w:rPr>
          <w:i/>
          <w:iCs/>
          <w:sz w:val="18"/>
          <w:szCs w:val="18"/>
        </w:rPr>
        <w:t>ground truth</w:t>
      </w:r>
      <w:r w:rsidRPr="00C22637">
        <w:rPr>
          <w:i/>
          <w:iCs/>
          <w:sz w:val="18"/>
          <w:szCs w:val="18"/>
        </w:rPr>
        <w:t xml:space="preserve"> values are matched at S5, pooled over models and runs: exact or </w:t>
      </w:r>
      <w:r w:rsidR="00A643D6" w:rsidRPr="00042323">
        <w:rPr>
          <w:i/>
          <w:iCs/>
          <w:sz w:val="18"/>
          <w:szCs w:val="18"/>
        </w:rPr>
        <w:t>normalized</w:t>
      </w:r>
      <w:r w:rsidRPr="00C22637">
        <w:rPr>
          <w:i/>
          <w:iCs/>
          <w:sz w:val="18"/>
          <w:szCs w:val="18"/>
        </w:rPr>
        <w:t xml:space="preserve"> string, ontology or hierarchy match, SapBERT cosine ≥ 0.70, accepted below that tier at cosine ≥ 0.50, rejected, or missing from the output. (d) Non-unknown values per dataset (mean ± SD over runs). (e) Share of dataset–field slots with identical values in all three runs.</w:t>
      </w:r>
      <w:r w:rsidR="00AF7DA3">
        <w:rPr>
          <w:i/>
          <w:iCs/>
          <w:sz w:val="18"/>
          <w:szCs w:val="18"/>
        </w:rPr>
        <w:t xml:space="preserve"> </w:t>
      </w:r>
      <w:r w:rsidR="00AF7DA3" w:rsidRPr="00042323">
        <w:rPr>
          <w:i/>
          <w:iCs/>
          <w:sz w:val="18"/>
          <w:szCs w:val="18"/>
        </w:rPr>
        <w:t>(f)</w:t>
      </w:r>
      <w:r w:rsidR="00BF0B29" w:rsidRPr="00042323">
        <w:rPr>
          <w:i/>
          <w:iCs/>
          <w:sz w:val="18"/>
          <w:szCs w:val="18"/>
        </w:rPr>
        <w:t xml:space="preserve"> weighted F1 score of six open and closed source models against ground truth on the same test set using the full HAMLET framework (S5).</w:t>
      </w:r>
    </w:p>
    <w:p w14:paraId="572A5C0D" w14:textId="558C746D" w:rsidR="00430500" w:rsidRPr="00042323" w:rsidRDefault="0025591A" w:rsidP="00430500">
      <w:pPr>
        <w:pStyle w:val="Heading2"/>
      </w:pPr>
      <w:r>
        <w:t>Dataset</w:t>
      </w:r>
      <w:r w:rsidR="00751FB0" w:rsidRPr="00042323">
        <w:t xml:space="preserve"> de</w:t>
      </w:r>
      <w:r w:rsidR="006A1B1D" w:rsidRPr="00042323">
        <w:t xml:space="preserve">scriptors </w:t>
      </w:r>
      <w:r>
        <w:t>are essential to navigate</w:t>
      </w:r>
      <w:r w:rsidR="00CB66A5" w:rsidRPr="00042323">
        <w:t xml:space="preserve"> the close</w:t>
      </w:r>
      <w:r w:rsidR="00FC49BB" w:rsidRPr="00042323">
        <w:t>d-acces</w:t>
      </w:r>
      <w:r w:rsidR="00C86DFB" w:rsidRPr="00042323">
        <w:t>s g</w:t>
      </w:r>
      <w:r w:rsidR="004E3B3F" w:rsidRPr="00042323">
        <w:t>ap</w:t>
      </w:r>
    </w:p>
    <w:p w14:paraId="293FED1E" w14:textId="4A3035E7" w:rsidR="007A39E3" w:rsidRPr="00042323" w:rsidRDefault="007A39E3" w:rsidP="00AD0610">
      <w:r w:rsidRPr="00042323">
        <w:t>We selected 1,73</w:t>
      </w:r>
      <w:r w:rsidR="00FD71D4" w:rsidRPr="00042323">
        <w:t>6</w:t>
      </w:r>
      <w:r w:rsidRPr="00042323">
        <w:t xml:space="preserve"> human PRIDE datasets </w:t>
      </w:r>
      <w:del w:id="100" w:author="Lennart Martens" w:date="2026-09-21T22:52:00Z" w16du:dateUtc="2026-09-21T20:52:00Z">
        <w:r w:rsidRPr="00042323" w:rsidDel="0042320B">
          <w:delText xml:space="preserve">from PRIDE </w:delText>
        </w:r>
      </w:del>
      <w:ins w:id="101" w:author="Lennart Martens" w:date="2026-09-21T22:52:00Z" w16du:dateUtc="2026-09-21T20:52:00Z">
        <w:r w:rsidR="0042320B">
          <w:t xml:space="preserve">and </w:t>
        </w:r>
      </w:ins>
      <w:r w:rsidR="00FE56CD">
        <w:t xml:space="preserve">processed </w:t>
      </w:r>
      <w:del w:id="102" w:author="Lennart Martens" w:date="2026-09-21T22:52:00Z" w16du:dateUtc="2026-09-21T20:52:00Z">
        <w:r w:rsidR="00FE56CD" w:rsidDel="0042320B">
          <w:delText xml:space="preserve">them </w:delText>
        </w:r>
      </w:del>
      <w:ins w:id="103" w:author="Lennart Martens" w:date="2026-09-21T22:52:00Z" w16du:dateUtc="2026-09-21T20:52:00Z">
        <w:r w:rsidR="0042320B">
          <w:t xml:space="preserve">these </w:t>
        </w:r>
      </w:ins>
      <w:r w:rsidR="00FE56CD">
        <w:t>with HAMLET, using Qwen3.8 for production. Although Gemma reached similar performance (Fig 3a), it proved unreliable</w:t>
      </w:r>
      <w:r w:rsidR="00261B81">
        <w:t xml:space="preserve"> in development, so Qwen was</w:t>
      </w:r>
      <w:r w:rsidRPr="00042323">
        <w:t xml:space="preserve"> </w:t>
      </w:r>
      <w:r w:rsidR="0030316E">
        <w:t>used</w:t>
      </w:r>
      <w:r>
        <w:t xml:space="preserve"> </w:t>
      </w:r>
      <w:r w:rsidR="00261B81">
        <w:t>for the full corpus. Each dataset was annotated</w:t>
      </w:r>
      <w:r>
        <w:t xml:space="preserve"> </w:t>
      </w:r>
      <w:r w:rsidR="0030316E">
        <w:t xml:space="preserve">from </w:t>
      </w:r>
      <w:r>
        <w:t xml:space="preserve">three </w:t>
      </w:r>
      <w:r w:rsidR="0030316E">
        <w:t xml:space="preserve">different </w:t>
      </w:r>
      <w:r w:rsidR="00BE1A1D">
        <w:t>sources:</w:t>
      </w:r>
      <w:r w:rsidR="00D87600" w:rsidRPr="00042323">
        <w:t xml:space="preserve"> (i)</w:t>
      </w:r>
      <w:r w:rsidRPr="00042323">
        <w:t xml:space="preserve"> manuscript text alone</w:t>
      </w:r>
      <w:r w:rsidR="00D87600" w:rsidRPr="00042323">
        <w:t xml:space="preserve">; (ii) </w:t>
      </w:r>
      <w:r w:rsidRPr="00042323">
        <w:t>PRIDE project descriptor alone</w:t>
      </w:r>
      <w:ins w:id="104" w:author="Lennart Martens" w:date="2026-09-21T22:52:00Z" w16du:dateUtc="2026-09-21T20:52:00Z">
        <w:r w:rsidR="00E9105C">
          <w:t>,</w:t>
        </w:r>
      </w:ins>
      <w:r w:rsidR="00D87600" w:rsidRPr="00042323">
        <w:t xml:space="preserve"> </w:t>
      </w:r>
      <w:r w:rsidRPr="00042323">
        <w:t xml:space="preserve">and </w:t>
      </w:r>
      <w:r w:rsidR="00D87600" w:rsidRPr="00042323">
        <w:t xml:space="preserve">(iii) </w:t>
      </w:r>
      <w:r w:rsidRPr="00042323">
        <w:t xml:space="preserve">both combined. The manuscript input </w:t>
      </w:r>
      <w:r w:rsidR="00BE1A1D">
        <w:t>consisted of</w:t>
      </w:r>
      <w:r w:rsidRPr="00042323">
        <w:t xml:space="preserve"> abstract </w:t>
      </w:r>
      <w:r w:rsidR="00BE1A1D">
        <w:t>and</w:t>
      </w:r>
      <w:r w:rsidR="00A93F91" w:rsidRPr="00042323">
        <w:t xml:space="preserve"> </w:t>
      </w:r>
      <w:r w:rsidRPr="00042323">
        <w:t>methods section where accessible, or the abstract alone otherwise</w:t>
      </w:r>
      <w:r w:rsidR="00F4553C" w:rsidRPr="00042323">
        <w:t xml:space="preserve">. This split </w:t>
      </w:r>
      <w:r w:rsidRPr="00042323">
        <w:t>the corpus into a closed-access group (abstract only, n = 1,135) and an open-access group (abstract plus methods, n = 601). This design isolates a direct question: what does the published article add over the deposited record, field by field, and does the answer depend on whether the article itself can be read.</w:t>
      </w:r>
    </w:p>
    <w:p w14:paraId="49129E72" w14:textId="465856FE" w:rsidR="00C87827" w:rsidRDefault="007A39E3" w:rsidP="00A22758">
      <w:r w:rsidRPr="00042323">
        <w:t>Coverage followed a consistent, asymmetric pattern (Fig. 4a</w:t>
      </w:r>
      <w:r w:rsidR="000136C4" w:rsidRPr="00042323">
        <w:t>-c</w:t>
      </w:r>
      <w:r w:rsidRPr="00042323">
        <w:t>). For closed-access datasets, the descriptor alone populated two to three times as many fields and values as the abstract alone</w:t>
      </w:r>
      <w:r w:rsidR="00932C10">
        <w:t xml:space="preserve">. </w:t>
      </w:r>
      <w:r w:rsidRPr="00042323">
        <w:t xml:space="preserve">For open-access </w:t>
      </w:r>
      <w:r w:rsidR="00932C10">
        <w:t>manuscripts</w:t>
      </w:r>
      <w:r w:rsidRPr="00042323">
        <w:t xml:space="preserve"> the balance shifted: manuscript text, now including the methods section, populated more than the descriptor alone</w:t>
      </w:r>
      <w:ins w:id="105" w:author="Lennart Martens" w:date="2026-09-21T22:53:00Z" w16du:dateUtc="2026-09-21T20:53:00Z">
        <w:r w:rsidR="00C126D7">
          <w:t>,</w:t>
        </w:r>
      </w:ins>
      <w:r w:rsidR="00311F73" w:rsidRPr="00042323">
        <w:t xml:space="preserve"> though the descriptor still recovers a handful of</w:t>
      </w:r>
      <w:r w:rsidR="003A76EE">
        <w:t xml:space="preserve"> unique</w:t>
      </w:r>
      <w:r w:rsidR="00311F73" w:rsidRPr="00042323">
        <w:t xml:space="preserve"> fields </w:t>
      </w:r>
      <w:r w:rsidR="003A76EE">
        <w:t xml:space="preserve">not present within </w:t>
      </w:r>
      <w:r w:rsidR="00311F73" w:rsidRPr="00042323">
        <w:t xml:space="preserve">the manuscript. </w:t>
      </w:r>
      <w:r w:rsidR="00A16F56" w:rsidRPr="00A16F56">
        <w:t>On average the combined input populated more fields than either source alone in both groups, so manuscript and descriptor content are complementary, although individual datasets can lose fields because each condition is an independent extraction.</w:t>
      </w:r>
      <w:r w:rsidR="00311F73" w:rsidRPr="00042323">
        <w:t xml:space="preserve"> </w:t>
      </w:r>
      <w:r w:rsidR="00B52A1A">
        <w:t xml:space="preserve">What each information source contributes is </w:t>
      </w:r>
      <w:r w:rsidR="00A16F56">
        <w:t xml:space="preserve">genuinely </w:t>
      </w:r>
      <w:r w:rsidR="00B52A1A">
        <w:t xml:space="preserve">different (Fig 4d.). </w:t>
      </w:r>
      <w:r w:rsidR="00682686" w:rsidRPr="00682686">
        <w:t xml:space="preserve">In the </w:t>
      </w:r>
      <w:r w:rsidR="000A38AE">
        <w:t>closed</w:t>
      </w:r>
      <w:r w:rsidR="00682686" w:rsidRPr="00682686">
        <w:t>-</w:t>
      </w:r>
      <w:r w:rsidR="000A38AE">
        <w:t>access</w:t>
      </w:r>
      <w:r w:rsidR="00682686" w:rsidRPr="00682686">
        <w:t xml:space="preserve"> group the descriptor supplies </w:t>
      </w:r>
      <w:r w:rsidR="00682686">
        <w:t>the bulk</w:t>
      </w:r>
      <w:r w:rsidR="000A38AE">
        <w:t xml:space="preserve"> of </w:t>
      </w:r>
      <w:r w:rsidR="00682686" w:rsidRPr="00682686">
        <w:t xml:space="preserve">populated </w:t>
      </w:r>
      <w:r w:rsidR="000A38AE">
        <w:t xml:space="preserve">technical and experimental design </w:t>
      </w:r>
      <w:r w:rsidR="00682686">
        <w:t xml:space="preserve">fields </w:t>
      </w:r>
      <w:r w:rsidR="00682686" w:rsidRPr="00682686">
        <w:t xml:space="preserve">on its own, against </w:t>
      </w:r>
      <w:r w:rsidR="00682686">
        <w:t xml:space="preserve">a minority </w:t>
      </w:r>
      <w:r w:rsidR="00682686" w:rsidRPr="00682686">
        <w:t xml:space="preserve">of </w:t>
      </w:r>
      <w:r w:rsidR="00105523">
        <w:t xml:space="preserve">biological </w:t>
      </w:r>
      <w:r w:rsidR="00682686">
        <w:t xml:space="preserve">fields. Indeed, </w:t>
      </w:r>
      <w:r w:rsidR="00682686" w:rsidRPr="00682686">
        <w:t xml:space="preserve">the deposited record carries the technical </w:t>
      </w:r>
      <w:r w:rsidR="00543EF8">
        <w:t xml:space="preserve">layer </w:t>
      </w:r>
      <w:r w:rsidR="00866723">
        <w:t>almost single-handedly</w:t>
      </w:r>
      <w:ins w:id="106" w:author="Lennart Martens" w:date="2026-09-21T22:54:00Z" w16du:dateUtc="2026-09-21T20:54:00Z">
        <w:r w:rsidR="00B204CF">
          <w:t>, as well as</w:t>
        </w:r>
      </w:ins>
      <w:del w:id="107" w:author="Lennart Martens" w:date="2026-09-21T22:54:00Z" w16du:dateUtc="2026-09-21T20:54:00Z">
        <w:r w:rsidR="00866723" w:rsidDel="00B204CF">
          <w:delText xml:space="preserve"> </w:delText>
        </w:r>
        <w:r w:rsidR="00682686" w:rsidRPr="00682686" w:rsidDel="00B204CF">
          <w:delText>and</w:delText>
        </w:r>
      </w:del>
      <w:r w:rsidR="00682686" w:rsidRPr="00682686">
        <w:t xml:space="preserve"> </w:t>
      </w:r>
      <w:r w:rsidR="00866723">
        <w:t xml:space="preserve">most of the experimental </w:t>
      </w:r>
      <w:r w:rsidR="00682686" w:rsidRPr="00682686">
        <w:t>design layer</w:t>
      </w:r>
      <w:r w:rsidR="00543EF8">
        <w:t xml:space="preserve">, </w:t>
      </w:r>
      <w:r w:rsidR="00682686" w:rsidRPr="00682686">
        <w:t>while biology</w:t>
      </w:r>
      <w:ins w:id="108" w:author="Lennart Martens" w:date="2026-09-21T22:54:00Z" w16du:dateUtc="2026-09-21T20:54:00Z">
        <w:r w:rsidR="009C0C9D">
          <w:t xml:space="preserve"> instead</w:t>
        </w:r>
      </w:ins>
      <w:r w:rsidR="00682686" w:rsidRPr="00682686">
        <w:t xml:space="preserve"> is largely shared. In the open-access group</w:t>
      </w:r>
      <w:r w:rsidR="00F71301">
        <w:t>, the descriptor</w:t>
      </w:r>
      <w:ins w:id="109" w:author="Lennart Martens" w:date="2026-09-21T22:55:00Z" w16du:dateUtc="2026-09-21T20:55:00Z">
        <w:r w:rsidR="009C0C9D">
          <w:t>’</w:t>
        </w:r>
      </w:ins>
      <w:r w:rsidR="00F71301">
        <w:t>s</w:t>
      </w:r>
      <w:r w:rsidR="00E46FA0">
        <w:t xml:space="preserve"> contribution shrinks</w:t>
      </w:r>
      <w:r w:rsidR="00EA37F9">
        <w:t xml:space="preserve"> and most entities are covered by both inputs.</w:t>
      </w:r>
      <w:r w:rsidR="00105523">
        <w:t xml:space="preserve"> </w:t>
      </w:r>
      <w:r w:rsidR="00976076">
        <w:t>Coverage alone, however</w:t>
      </w:r>
      <w:ins w:id="110" w:author="Lennart Martens" w:date="2026-09-21T22:55:00Z" w16du:dateUtc="2026-09-21T20:55:00Z">
        <w:r w:rsidR="00D34D61">
          <w:t>,</w:t>
        </w:r>
      </w:ins>
      <w:r w:rsidR="00976076">
        <w:t xml:space="preserve"> says nothing about whether the two sources agree on the values they both supply. </w:t>
      </w:r>
      <w:r w:rsidR="00682686">
        <w:t>Tiering those shared fields with the HAMLET matcher shows that agreement is weakest for technical and experimental design entities</w:t>
      </w:r>
      <w:r w:rsidR="001A6B87">
        <w:t xml:space="preserve">, a trend exaggerated by the absence of an open access publication. </w:t>
      </w:r>
      <w:r w:rsidR="0026325C">
        <w:t xml:space="preserve">So </w:t>
      </w:r>
      <w:r w:rsidR="00F75537">
        <w:t>even w</w:t>
      </w:r>
      <w:ins w:id="111" w:author="Lennart Martens" w:date="2026-09-21T22:55:00Z" w16du:dateUtc="2026-09-21T20:55:00Z">
        <w:r w:rsidR="00D34D61">
          <w:t>h</w:t>
        </w:r>
      </w:ins>
      <w:r w:rsidR="00F75537">
        <w:t>ere both sources describe the same field, written by the same authors, they still often diverge on a substantial share of what they report.</w:t>
      </w:r>
      <w:r w:rsidR="0026325C">
        <w:t xml:space="preserve"> </w:t>
      </w:r>
      <w:r w:rsidR="00BF7F89">
        <w:t>Decomposed by field, this disagreement is concentrated in specific entities</w:t>
      </w:r>
      <w:r w:rsidR="00A4010A">
        <w:t xml:space="preserve">, with integer counts agreeing in the majority of cases and genuine contradiction sitting almost entirely in free text and dataset specific fields </w:t>
      </w:r>
      <w:r w:rsidR="00C303A4">
        <w:t xml:space="preserve">such as factor value, enrichment and ionization type </w:t>
      </w:r>
      <w:r w:rsidR="00345AE3">
        <w:t>(</w:t>
      </w:r>
      <w:r w:rsidR="00BA0545">
        <w:t>Fig. S3</w:t>
      </w:r>
      <w:r w:rsidR="00345AE3">
        <w:t>)</w:t>
      </w:r>
      <w:r w:rsidR="00A4010A">
        <w:t xml:space="preserve">. </w:t>
      </w:r>
      <w:r w:rsidR="006A1361">
        <w:t xml:space="preserve"> </w:t>
      </w:r>
      <w:r w:rsidR="00C87827">
        <w:t xml:space="preserve">PRIDE descriptors </w:t>
      </w:r>
      <w:r w:rsidR="0017771A">
        <w:t xml:space="preserve">therefore </w:t>
      </w:r>
      <w:r w:rsidR="00C87827">
        <w:t xml:space="preserve">provide a fallback for closed-access papers, </w:t>
      </w:r>
      <w:r w:rsidR="0017771A">
        <w:t>but only partially</w:t>
      </w:r>
      <w:r w:rsidR="00470721">
        <w:t xml:space="preserve">: (i) </w:t>
      </w:r>
      <w:r w:rsidR="0017771A">
        <w:t>they mostly provide technical annotation</w:t>
      </w:r>
      <w:r w:rsidR="00470721">
        <w:t xml:space="preserve">; (ii) </w:t>
      </w:r>
      <w:r w:rsidR="00382233">
        <w:t xml:space="preserve">they </w:t>
      </w:r>
      <w:r w:rsidR="00470721">
        <w:t>lack experimental design annotation</w:t>
      </w:r>
      <w:ins w:id="112" w:author="Lennart Martens" w:date="2026-09-21T22:56:00Z" w16du:dateUtc="2026-09-21T20:56:00Z">
        <w:r w:rsidR="008975CA">
          <w:t>,</w:t>
        </w:r>
      </w:ins>
      <w:r w:rsidR="00470721">
        <w:t xml:space="preserve"> and (iii) </w:t>
      </w:r>
      <w:r w:rsidR="0035149D">
        <w:t xml:space="preserve">the two sources contradict each other most for technical and experimental design fields, especially when the article is closed access. </w:t>
      </w:r>
    </w:p>
    <w:p w14:paraId="3C1C7DF6" w14:textId="1ED25DFB" w:rsidR="00491E97" w:rsidRPr="00DE1425" w:rsidRDefault="00EF23F9" w:rsidP="009A0809">
      <w:r w:rsidRPr="00EF23F9">
        <w:rPr>
          <w:noProof/>
        </w:rPr>
        <w:drawing>
          <wp:inline distT="0" distB="0" distL="0" distR="0" wp14:anchorId="076C1B03" wp14:editId="105686C8">
            <wp:extent cx="5760720" cy="4119880"/>
            <wp:effectExtent l="0" t="0" r="0" b="0"/>
            <wp:docPr id="98928495" name="Picture 1">
              <a:extLst xmlns:a="http://schemas.openxmlformats.org/drawingml/2006/main">
                <a:ext uri="{FF2B5EF4-FFF2-40B4-BE49-F238E27FC236}">
                  <a16:creationId xmlns:a16="http://schemas.microsoft.com/office/drawing/2014/main" id="{299778A9-6ED2-4629-9AC0-51012BE58C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8495" name=""/>
                    <pic:cNvPicPr/>
                  </pic:nvPicPr>
                  <pic:blipFill>
                    <a:blip r:embed="rId12"/>
                    <a:stretch>
                      <a:fillRect/>
                    </a:stretch>
                  </pic:blipFill>
                  <pic:spPr>
                    <a:xfrm>
                      <a:off x="0" y="0"/>
                      <a:ext cx="5760720" cy="4119880"/>
                    </a:xfrm>
                    <a:prstGeom prst="rect">
                      <a:avLst/>
                    </a:prstGeom>
                  </pic:spPr>
                </pic:pic>
              </a:graphicData>
            </a:graphic>
          </wp:inline>
        </w:drawing>
      </w:r>
    </w:p>
    <w:p w14:paraId="7595889C" w14:textId="77777777" w:rsidR="00526A4C" w:rsidRDefault="00A3662E" w:rsidP="00526A4C">
      <w:pPr>
        <w:rPr>
          <w:i/>
          <w:iCs/>
          <w:sz w:val="18"/>
          <w:szCs w:val="18"/>
        </w:rPr>
      </w:pPr>
      <w:r w:rsidRPr="00042323">
        <w:rPr>
          <w:i/>
          <w:iCs/>
          <w:sz w:val="18"/>
          <w:szCs w:val="18"/>
        </w:rPr>
        <w:t>Figure 4. What the deposited PRIDE record adds to the article, across 1,73</w:t>
      </w:r>
      <w:r w:rsidR="00A05BE4" w:rsidRPr="00042323">
        <w:rPr>
          <w:i/>
          <w:iCs/>
          <w:sz w:val="18"/>
          <w:szCs w:val="18"/>
        </w:rPr>
        <w:t>6</w:t>
      </w:r>
      <w:r w:rsidRPr="00042323">
        <w:rPr>
          <w:i/>
          <w:iCs/>
          <w:sz w:val="18"/>
          <w:szCs w:val="18"/>
        </w:rPr>
        <w:t xml:space="preserve"> datasets.</w:t>
      </w:r>
      <w:r w:rsidR="009D1D92" w:rsidRPr="00042323">
        <w:rPr>
          <w:i/>
          <w:iCs/>
          <w:sz w:val="18"/>
          <w:szCs w:val="18"/>
        </w:rPr>
        <w:br/>
      </w:r>
      <w:r w:rsidRPr="00042323">
        <w:rPr>
          <w:i/>
          <w:iCs/>
          <w:sz w:val="18"/>
          <w:szCs w:val="18"/>
        </w:rPr>
        <w:t xml:space="preserve">Three HAMLET extractions per dataset: manuscript text only (abstract, plus methods where available), PRIDE project descriptors only, and both combined; datasets split by whether a methods section could be extracted (closed-access: abstract only, n = 1,135; open-access: n = 601). (a, b) Populated fields and distinct values per dataset for each input (mean ± SD). (c) Per-dataset difference in populated fields between the combined input and each single input; numbers are medians. Negative values arise because each condition is an independent extraction. </w:t>
      </w:r>
      <w:r w:rsidR="00526A4C" w:rsidRPr="00526A4C">
        <w:rPr>
          <w:i/>
          <w:iCs/>
          <w:sz w:val="18"/>
          <w:szCs w:val="18"/>
        </w:rPr>
        <w:t>(d) Share of populated (field, dataset) slots per agent supplied by the manuscript run only, by both runs, or by the descriptor-augmented run only, for closed- and open-access datasets. (e, f) Fields populated by both runs, tiered by the HAMLET matcher for closed-access (e) and open-access (f) datasets.</w:t>
      </w:r>
    </w:p>
    <w:p w14:paraId="5C28F516" w14:textId="73113119" w:rsidR="00491E97" w:rsidRPr="00042323" w:rsidRDefault="00F532ED" w:rsidP="00491E97">
      <w:pPr>
        <w:pStyle w:val="Heading2"/>
      </w:pPr>
      <w:r>
        <w:t>File-level tissue annotation with MLMarker</w:t>
      </w:r>
    </w:p>
    <w:p w14:paraId="70E396F0" w14:textId="67B304D8" w:rsidR="003E383D" w:rsidRPr="00042323" w:rsidRDefault="001904A5" w:rsidP="003E383D">
      <w:r w:rsidRPr="00042323">
        <w:t xml:space="preserve">HAMLET annotates </w:t>
      </w:r>
      <w:r w:rsidR="00610AAE" w:rsidRPr="00042323">
        <w:t xml:space="preserve">uniformly </w:t>
      </w:r>
      <w:r w:rsidRPr="00042323">
        <w:t xml:space="preserve">at the level of the project, but the raw files deposited under it are rarely </w:t>
      </w:r>
      <w:r w:rsidR="00610AAE" w:rsidRPr="00042323">
        <w:t>homogenous</w:t>
      </w:r>
      <w:r w:rsidRPr="00042323">
        <w:t xml:space="preserve">. </w:t>
      </w:r>
      <w:r w:rsidR="00610AAE" w:rsidRPr="00042323">
        <w:t>Indeed, a</w:t>
      </w:r>
      <w:r w:rsidRPr="00042323">
        <w:t xml:space="preserve"> single dataset routinely bundles several tissues</w:t>
      </w:r>
      <w:r w:rsidR="00C56290">
        <w:t xml:space="preserve"> </w:t>
      </w:r>
      <w:r w:rsidRPr="00042323">
        <w:t xml:space="preserve">and </w:t>
      </w:r>
      <w:r w:rsidR="00610AAE" w:rsidRPr="00042323">
        <w:t>experimental conditions</w:t>
      </w:r>
      <w:r w:rsidRPr="00042323">
        <w:t>, and the text rarely states which file is which. Project-level metadata therefore carries an ambiguity that no improvement in extraction can remove. Within the corpus, most of this ambiguity concentrates in three technical entities</w:t>
      </w:r>
      <w:r w:rsidR="00187E8B" w:rsidRPr="00042323">
        <w:t xml:space="preserve"> namely: </w:t>
      </w:r>
      <w:r w:rsidRPr="00042323">
        <w:t>instrument, acquisition method and cleavage agent, with the remainder spread across a handful of biological entities</w:t>
      </w:r>
      <w:r w:rsidR="00187E8B" w:rsidRPr="00042323">
        <w:t xml:space="preserve"> </w:t>
      </w:r>
      <w:r w:rsidRPr="00042323">
        <w:t>predominantly</w:t>
      </w:r>
      <w:r w:rsidR="00187E8B" w:rsidRPr="00042323">
        <w:t xml:space="preserve">: </w:t>
      </w:r>
      <w:r w:rsidRPr="00042323">
        <w:t>cell type, disease state, cell line and tissue (Supplementary Table 1).</w:t>
      </w:r>
      <w:r w:rsidR="00F83D99">
        <w:t xml:space="preserve"> </w:t>
      </w:r>
      <w:r w:rsidR="003E383D" w:rsidRPr="00042323">
        <w:t>Technical entities can often be recovered post-hoc from the raw data using extraction tools</w:t>
      </w:r>
      <w:r w:rsidR="003E383D" w:rsidRPr="00042323">
        <w:fldChar w:fldCharType="begin"/>
      </w:r>
      <w:r w:rsidR="00AF6F3F">
        <w:instrText xml:space="preserve"> ADDIN ZOTERO_ITEM CSL_CITATION {"citationID":"BkheFHnp","properties":{"unsorted":false,"formattedCitation":"\\super 29\\uc0\\u8211{}31\\nosupersub{}","plainCitation":"29–31","noteIndex":0},"citationItems":[{"id":3196,"uris":["http://zotero.org/users/16129121/items/3ZVMYLTT"],"itemData":{"id":3196,"type":"article-journal","abstract":"The reusability of proteomics data sets depends on the ability to obtain accurate metadata to guide reprocessing\npipelines. However, many data sets deposited in public data repositories\nlack sufficient and reliable annotation, limiting large-scale reanalyses.\nTo address this challenge, we developed RunAssessor, a tool that systematically\nextracts and summarizes information directly from mass spectrometry\ndata files prior to peptide identification analysis. RunAssessor extracts\nand summarizes sample preparation and instrument acquisition parameters\ndirectly from the data where possible. Using one complete data set\nand test files from 18 other data sets as examples, we demonstrate\nRunAssessor’s ability to extract instrument models, isobaric\nlabels, phosphoenrichment, precursor and fragment ion tolerances,\nalong with the dynamic exclusion time used by the instrument. These\nextracted metadata are stored in a comprehensive output file, and\nsummarized in a standard Sample and Data Relationship Format (SDRF)\nfile, thereby reducing the burden of manual curation and improving\nthe reliability of proteomics data set metadata, facilitating the\nreuse of public data.","container-title":"Journal of Proteome Research","DOI":"10.1021/acs.jproteome.5c01045","ISSN":"1535-3893","issue":"5","journalAbbreviation":"J. Proteome Res.","page":"2581-2590","source":"Silverchair","title":"Automated Metadata Extraction from mzML Files with RunAssessor","URL":"https://doi.org/10.1021/acs.jproteome.5c01045","volume":"25","author":[{"family":"Andken","given":"Marie"},{"family":"Zheng","given":"Clarissa"},{"family":"Sun","given":"Zhi"},{"family":"Deutsch","given":"Eric W."}],"accessed":{"date-parts":[["2026",9,16]]},"issued":{"date-parts":[["2026",4,16]]}}},{"id":3202,"uris":["http://zotero.org/users/16129121/items/W5YJ2ZFF"],"itemData":{"id":3202,"type":"article","abstract":"Mass spectrometry (MS) experiments generate rich acquisition metadata that are essential for reproducibility, data sharing, and quality control (QC). Because these metadata are typically stored only in vendor-specific formats, they often remain difficult to access. MetaXtract is a lightweight tool that extracts detailed parameters directly from Thermo Fisher raw files and exposes them in structured, tabular formats. By capturing sample information, LC-MS method settings, and scan-level metrics such as retention time, total ion current, and ion injection time, MetaXtract increases transparency and ensures that essential acquisition details accompany published data and results in easy readable form. This supports FAIR data practices by improving the findability, accessibility, interoperability, and reusability of MS datasets after converting them to other formats, thereby increasing the value of deposition in public repositories. The importance of such metadata accessibility was recently highlighted by the crosslinking mass spectrometry community in efforts to advance FAIR data principles, and it extends to MS-based omics approaches more broadly. Importantly, MetaXtract enables search-free, near real-time performance monitoring by relying on acquisition-side signals, providing actionable indicators immediately after data acquisition rather than after database searching. This also caters for laboratory or depository internal streamlined QC and troubleshooting through integration into automated pipelines. By embedding acquisition parameters into routine data handling, MetaXtract strengthens reproducibility, optimises method development, and supports large-scale applications, including machine learning and secondary data analysis.\n&lt;img class=\"highwire-fragment fragment-image\" alt=\"\" src=\"https://www.biorxiv.org/content/biorxiv/early/2026/03/16/2025.11.12.687968/F1.medium.gif\" width=\"428\" height=\"440\"/&gt;Download figureOpen in new tabGraphical Abstract\nHighlightsMetadata extraction from Thermo Fisher raw filesEnhanced findability, accessibility, interoperability, and reusability of deposited dataIntegration into workflows via GUI and command-line modesTroubleshooting support by visualizing MS1/MS2 scan detailsIndexed MS1/MS2 peak list export enabling machine learning workflows\nAvailability MetaXtract is available for free download as open-source software at https://github.com/Rappsilber-Laboratory/MetaXtract, the software is licensed under the Apache-2.0 license.","DOI":"10.1101/2025.11.12.687968","language":"en","license":"© 2026, Posted by openRxiv. This pre-print is available under a Creative Commons License (Attribution-NonCommercial-NoDerivs 4.0 International), CC BY-NC-ND 4.0, as described at http://creativecommons.org/licenses/by-nc-nd/4.0/","note":"ISSN: 2692-8205\npage: 2025.11.12.687968\nsection: New Results","publisher":"bioRxiv","source":"bioRxiv","title":"MetaXtract: Extracting Metadata from Raw Files for FAIR Data Practices and Workflow Optimisation","title-short":"MetaXtract","URL":"https://www.biorxiv.org/content/10.1101/2025.11.12.687968v2","author":[{"family":"Lutfi","given":"Ahmad"},{"family":"Chen","given":"Zhuo A."},{"family":"Fischer","given":"Lutz"},{"family":"Rappsilber","given":"Juri"}],"accessed":{"date-parts":[["2026",9,16]]},"issued":{"date-parts":[["2026",3,16]]}}},{"id":527,"uris":["http://zotero.org/users/16129121/items/47VR8RWE"],"itemData":{"id":527,"type":"article-journal","abstract":"We present an open source software application and library written in Java that provides a uniform annotation of identified spectra stored in the PRIDE database. Pride-asap can be ran in a command line mode for automated processing of multiple PRIDE experiments, but also has a graphical user interface that allows end users to annotate the spectra in PRIDE experiments and to inspect the results in detail. Pride-asap binaries, source code and additional information can be downloaded from http://pride-asa-pipeline.googlecode.com.This article is part of a Special Issue entitled: Standardization and Quality Control in Proteomics. © 2013 Elsevier B.V.","container-title":"Journal of Proteomics","DOI":"10.1016/j.jprot.2013.04.011","ISSN":"18743919","page":"89-92","PMID":"23603108","publisher":"Elsevier B.V.","title":"Pride-asap: Automatic fragment ion annotation of identified PRIDE spectra","URL":"http://dx.doi.org/10.1016/j.jprot.2013.04.011","volume":"95","author":[{"family":"Hulstaert","given":"Niels"},{"family":"Reisinger","given":"Florian"},{"family":"Rameseder","given":"Jonathan"},{"family":"Barsnes","given":"Harald"},{"family":"Vizcaíno","given":"Juan Antonio"},{"family":"Martens","given":"Lennart"}],"issued":{"date-parts":[["2013"]]}}}],"schema":"https://github.com/citation-style-language/schema/raw/master/csl-citation.json"} </w:instrText>
      </w:r>
      <w:r w:rsidR="003E383D" w:rsidRPr="00042323">
        <w:fldChar w:fldCharType="separate"/>
      </w:r>
      <w:r w:rsidR="00AF6F3F" w:rsidRPr="00AF6F3F">
        <w:rPr>
          <w:rFonts w:cs="Calibri"/>
          <w:vertAlign w:val="superscript"/>
        </w:rPr>
        <w:t>29–31</w:t>
      </w:r>
      <w:r w:rsidR="003E383D" w:rsidRPr="00042323">
        <w:fldChar w:fldCharType="end"/>
      </w:r>
      <w:r w:rsidR="003E383D" w:rsidRPr="00042323">
        <w:t xml:space="preserve">, but biological entities carry no such fallback: nothing in a run itself states what tissue or disease state produced it, so </w:t>
      </w:r>
      <w:r w:rsidR="007A3B23">
        <w:t>using the raw data itself or a</w:t>
      </w:r>
      <w:r w:rsidR="003E383D" w:rsidRPr="00042323">
        <w:t xml:space="preserve"> classifier </w:t>
      </w:r>
      <w:r w:rsidR="000E0972">
        <w:t xml:space="preserve">predicting </w:t>
      </w:r>
      <w:r w:rsidR="003E383D" w:rsidRPr="00042323">
        <w:t xml:space="preserve">biological identity from expression alone is </w:t>
      </w:r>
      <w:r w:rsidR="000E0972">
        <w:t xml:space="preserve">a valuable </w:t>
      </w:r>
      <w:r w:rsidR="003E383D" w:rsidRPr="00042323">
        <w:t xml:space="preserve">route to </w:t>
      </w:r>
      <w:r w:rsidR="000E0972">
        <w:t xml:space="preserve">file-level </w:t>
      </w:r>
      <w:r w:rsidR="003E383D" w:rsidRPr="00042323">
        <w:t>disambiguation. Tissue is the one biological entity for which such a classifier already exists and is validated. MLMarker</w:t>
      </w:r>
      <w:r w:rsidR="003E383D" w:rsidRPr="00042323">
        <w:fldChar w:fldCharType="begin"/>
      </w:r>
      <w:r w:rsidR="00DD2DD0">
        <w:instrText xml:space="preserve"> ADDIN ZOTERO_ITEM CSL_CITATION {"citationID":"RoJscncI","properties":{"unsorted":false,"formattedCitation":"\\super 9\\nosupersub{}","plainCitation":"9","noteIndex":0},"citationItems":[{"id":3158,"uris":["http://zotero.org/users/16129121/items/IYPGJMIN"],"itemData":{"id":3158,"type":"article-journal","abstract":"MLMarker is a machine learning tool that computes continuous tissue similarity scores for proteomics data, addressing the challenge of interpreting complex or sparse datasets. Trained on 34 healthy tissues, its Random Forest model generates probabilistic predictions with SHAP-based protein-level explanations. A penalty factor corrects for missing proteins, improving robustness for low-coverage samples. Across three public datasets, MLMarker revealed brain-like signatures in cerebral melanoma metastases, achieved high accuracy in a pan-cancer cohort, and identified brain and pituitary origins in biofluids. MLMarker provides an interpretable framework for tissue inference and hypothesis generation, available as a Python package and Streamlit app.","container-title":"Genome Biology","DOI":"10.1186/s13059-026-04125-8","ISSN":"1474-760X","issue":"1","journalAbbreviation":"Genome Biol","language":"en","page":"207","source":"Springer Link","title":"MLMarker: a machine learning framework for tissue inference and biomarker discovery","title-short":"MLMarker","URL":"https://doi.org/10.1186/s13059-026-04125-8","volume":"27","author":[{"family":"Claeys","given":"Tine"},{"family":"Puyenbroeck","given":"Sam","non-dropping-particle":"van"},{"family":"Gevaert","given":"Kris"},{"family":"Martens","given":"Lennart"}],"accessed":{"date-parts":[["2026",7,14]]},"issued":{"date-parts":[["2026",6,24]]}}}],"schema":"https://github.com/citation-style-language/schema/raw/master/csl-citation.json"} </w:instrText>
      </w:r>
      <w:r w:rsidR="003E383D" w:rsidRPr="00042323">
        <w:fldChar w:fldCharType="separate"/>
      </w:r>
      <w:r w:rsidR="00DD2DD0" w:rsidRPr="00DD2DD0">
        <w:rPr>
          <w:rFonts w:cs="Calibri"/>
          <w:vertAlign w:val="superscript"/>
        </w:rPr>
        <w:t>9</w:t>
      </w:r>
      <w:r w:rsidR="003E383D" w:rsidRPr="00042323">
        <w:fldChar w:fldCharType="end"/>
      </w:r>
      <w:r w:rsidR="003E383D" w:rsidRPr="00042323">
        <w:t>, trained on healthy human tissue, predicts tissue of origin from a run's protein abundance alone, independent of HAMLET's manuscript-derived call</w:t>
      </w:r>
      <w:r w:rsidR="006249E4">
        <w:t xml:space="preserve"> and without retraining. The ambiguity it addresses is substantial: o</w:t>
      </w:r>
      <w:r w:rsidR="003E383D" w:rsidRPr="00042323">
        <w:t xml:space="preserve">f the 1,736 annotated datasets, 1,409 include human runs: 857 </w:t>
      </w:r>
      <w:r w:rsidR="006249E4">
        <w:t xml:space="preserve">name </w:t>
      </w:r>
      <w:r w:rsidR="003E383D" w:rsidRPr="00042323">
        <w:t xml:space="preserve">exactly one tissue, 371 </w:t>
      </w:r>
      <w:r w:rsidR="006249E4">
        <w:t>name none at all</w:t>
      </w:r>
      <w:r w:rsidR="003E383D" w:rsidRPr="00042323">
        <w:t>, and 181 list several candidate</w:t>
      </w:r>
      <w:r w:rsidR="006249E4">
        <w:t>s</w:t>
      </w:r>
      <w:r w:rsidR="003E383D" w:rsidRPr="00042323">
        <w:t xml:space="preserve"> (Supplementary Table 2).</w:t>
      </w:r>
    </w:p>
    <w:p w14:paraId="5C3EB8BC" w14:textId="198D8E42" w:rsidR="00680FDC" w:rsidRDefault="003E383D" w:rsidP="008972C0">
      <w:r w:rsidRPr="00042323">
        <w:t xml:space="preserve">We applied MLMarker across </w:t>
      </w:r>
      <w:r w:rsidR="006249E4">
        <w:t>all</w:t>
      </w:r>
      <w:r w:rsidRPr="00042323">
        <w:t xml:space="preserve"> reprocessed runs, retaining for comparison those </w:t>
      </w:r>
      <w:r w:rsidR="00EE5061">
        <w:t xml:space="preserve">carrying both a </w:t>
      </w:r>
      <w:r w:rsidRPr="00042323">
        <w:t>HAMLET tissue annotation and a</w:t>
      </w:r>
      <w:r w:rsidR="00EE5061">
        <w:t xml:space="preserve">n </w:t>
      </w:r>
      <w:r w:rsidRPr="00042323">
        <w:t>MLMarker prediction. Because the two labels come from independent evidence, one from what the authors wrote, the other from what the instrument measured, agreement between them is a meaningful check</w:t>
      </w:r>
      <w:r w:rsidR="00C42FC7" w:rsidRPr="00042323">
        <w:t>.</w:t>
      </w:r>
      <w:r w:rsidR="00097AD0">
        <w:t xml:space="preserve"> </w:t>
      </w:r>
      <w:r w:rsidR="008972C0" w:rsidRPr="00042323">
        <w:t>Agreement is strong overall and depends heavily</w:t>
      </w:r>
      <w:ins w:id="113" w:author="Lennart Martens" w:date="2026-09-21T22:57:00Z" w16du:dateUtc="2026-09-21T20:57:00Z">
        <w:r w:rsidR="00A82E49">
          <w:t xml:space="preserve"> on</w:t>
        </w:r>
      </w:ins>
      <w:r w:rsidR="008972C0" w:rsidRPr="00042323">
        <w:t xml:space="preserve"> </w:t>
      </w:r>
      <w:r w:rsidR="00A9771C">
        <w:t xml:space="preserve">how much of </w:t>
      </w:r>
      <w:del w:id="114" w:author="Lennart Martens" w:date="2026-09-21T22:57:00Z" w16du:dateUtc="2026-09-21T20:57:00Z">
        <w:r w:rsidR="00A9771C" w:rsidDel="00A82E49">
          <w:delText xml:space="preserve">the </w:delText>
        </w:r>
      </w:del>
      <w:r w:rsidR="00A9771C">
        <w:t xml:space="preserve">MLMarker’s feature space is covered in a run. </w:t>
      </w:r>
      <w:del w:id="115" w:author="Lennart Martens" w:date="2026-09-21T22:57:00Z" w16du:dateUtc="2026-09-21T20:57:00Z">
        <w:r w:rsidR="00A9771C" w:rsidDel="007B4823">
          <w:delText xml:space="preserve">Since </w:delText>
        </w:r>
      </w:del>
      <w:ins w:id="116" w:author="Lennart Martens" w:date="2026-09-21T22:58:00Z" w16du:dateUtc="2026-09-21T20:58:00Z">
        <w:r w:rsidR="0069169A">
          <w:t>Indeed, b</w:t>
        </w:r>
      </w:ins>
      <w:ins w:id="117" w:author="Lennart Martens" w:date="2026-09-21T22:57:00Z" w16du:dateUtc="2026-09-21T20:57:00Z">
        <w:r w:rsidR="007B4823">
          <w:t>eca</w:t>
        </w:r>
      </w:ins>
      <w:ins w:id="118" w:author="Lennart Martens" w:date="2026-09-21T22:58:00Z" w16du:dateUtc="2026-09-21T20:58:00Z">
        <w:r w:rsidR="007B4823">
          <w:t>use</w:t>
        </w:r>
      </w:ins>
      <w:ins w:id="119" w:author="Lennart Martens" w:date="2026-09-21T22:57:00Z" w16du:dateUtc="2026-09-21T20:57:00Z">
        <w:r w:rsidR="007B4823">
          <w:t xml:space="preserve"> </w:t>
        </w:r>
      </w:ins>
      <w:r w:rsidR="00A9771C">
        <w:t xml:space="preserve">the classifier predicts from a fixed protein set, low coverage leaves </w:t>
      </w:r>
      <w:ins w:id="120" w:author="Lennart Martens" w:date="2026-09-21T22:58:00Z" w16du:dateUtc="2026-09-21T20:58:00Z">
        <w:r w:rsidR="007B4823">
          <w:t xml:space="preserve">it </w:t>
        </w:r>
      </w:ins>
      <w:r w:rsidR="00A9771C">
        <w:t xml:space="preserve">little to work with. </w:t>
      </w:r>
      <w:r w:rsidR="008972C0" w:rsidRPr="00042323">
        <w:t xml:space="preserve">Restricting to healthy, native human runs where HAMLET names a single tissue, and excluding projects in MLMarker's own training set, we compared the two labels by Lin </w:t>
      </w:r>
      <w:r w:rsidR="00B03C8A" w:rsidRPr="00042323">
        <w:t>IC</w:t>
      </w:r>
      <w:r w:rsidR="008972C0" w:rsidRPr="00042323">
        <w:t xml:space="preserve"> (Fig. 5a). </w:t>
      </w:r>
      <w:r w:rsidR="007A3157">
        <w:t>High coverage samples usually have exact or closely related agreement</w:t>
      </w:r>
      <w:r w:rsidR="00AE3F73">
        <w:t>. Nearly all disagreements involve a HAMLET tissue, often a biofluid, with no counterpart in MLMarker’s trained classes</w:t>
      </w:r>
      <w:r w:rsidR="004A6514">
        <w:t xml:space="preserve"> which makes agreement impossible by construction rather than mistaken prediction. Low coverage samples show a drop in agreement, a trend mirrored in the </w:t>
      </w:r>
      <w:del w:id="121" w:author="Lennart Martens" w:date="2026-09-21T22:59:00Z" w16du:dateUtc="2026-09-21T20:59:00Z">
        <w:r w:rsidR="004A6514" w:rsidDel="00C604AD">
          <w:delText>t</w:delText>
        </w:r>
      </w:del>
      <w:ins w:id="122" w:author="Lennart Martens" w:date="2026-09-21T22:59:00Z" w16du:dateUtc="2026-09-21T20:59:00Z">
        <w:r w:rsidR="00C604AD">
          <w:t>d</w:t>
        </w:r>
      </w:ins>
      <w:r w:rsidR="004A6514">
        <w:t xml:space="preserve">rop of MLMarker’s own reported confidence (Fig 5b). </w:t>
      </w:r>
      <w:r w:rsidR="008972C0" w:rsidRPr="00042323">
        <w:t>Both similarity and exact-match rate rise steeply with its top-class probability</w:t>
      </w:r>
      <w:r w:rsidR="002861CB">
        <w:t xml:space="preserve">. </w:t>
      </w:r>
      <w:r w:rsidR="008972C0" w:rsidRPr="00042323">
        <w:t>Coverage and confidence are therefore both informative, externally validated signals of when MLMarker's call can be trusted.</w:t>
      </w:r>
      <w:r w:rsidR="00097AD0">
        <w:t xml:space="preserve"> </w:t>
      </w:r>
    </w:p>
    <w:p w14:paraId="5B43F4C9" w14:textId="720669CD" w:rsidR="008972C0" w:rsidRPr="00042323" w:rsidRDefault="002861CB" w:rsidP="008972C0">
      <w:r>
        <w:t xml:space="preserve">This </w:t>
      </w:r>
      <w:r w:rsidR="008972C0" w:rsidRPr="00042323">
        <w:t>pays off directly for the multi-tissue projects</w:t>
      </w:r>
      <w:r w:rsidR="00680FDC">
        <w:t xml:space="preserve">, a </w:t>
      </w:r>
      <w:r w:rsidR="008972C0">
        <w:t xml:space="preserve">subset of </w:t>
      </w:r>
      <w:r w:rsidR="00680FDC">
        <w:t xml:space="preserve">which carries </w:t>
      </w:r>
      <w:r w:rsidR="008972C0">
        <w:t xml:space="preserve">enough </w:t>
      </w:r>
      <w:r w:rsidR="008972C0" w:rsidRPr="00042323">
        <w:t>usable, non-biofluid files to be resolved (Fig. 5c). MLMarker's top prediction matches one of HAMLET's candidates for most of these files, and a candidate appears among its next few ranked predictions for nearly all the remainder, leaving only a small share unresolved</w:t>
      </w:r>
      <w:r w:rsidR="00EB661F" w:rsidRPr="00042323">
        <w:t xml:space="preserve">. </w:t>
      </w:r>
      <w:r w:rsidR="0045725B" w:rsidRPr="0045725B">
        <w:t>Six representative projects illustrate this resolution directly, spanning cases with and without run-level ground truth and cases inside MLMarker's training set (</w:t>
      </w:r>
      <w:r w:rsidR="00466426">
        <w:t xml:space="preserve">Fig. </w:t>
      </w:r>
      <w:r w:rsidR="00466426" w:rsidRPr="00042323">
        <w:t>S</w:t>
      </w:r>
      <w:r w:rsidR="00081EC3">
        <w:t>4</w:t>
      </w:r>
      <w:r w:rsidR="0045725B" w:rsidRPr="0045725B">
        <w:t>).</w:t>
      </w:r>
      <w:r w:rsidR="0045725B">
        <w:t xml:space="preserve"> </w:t>
      </w:r>
      <w:r w:rsidR="008972C0" w:rsidRPr="00042323">
        <w:t xml:space="preserve">Raw-file classification can therefore </w:t>
      </w:r>
      <w:r w:rsidR="00EB661F" w:rsidRPr="00042323">
        <w:t>mitigate</w:t>
      </w:r>
      <w:r w:rsidR="008972C0" w:rsidRPr="00042323">
        <w:t xml:space="preserve"> project-level tissue ambiguity in most cases, even where the manuscript itself leaves the question open.</w:t>
      </w:r>
      <w:r w:rsidR="00387168">
        <w:t xml:space="preserve"> </w:t>
      </w:r>
      <w:r w:rsidR="00EB661F" w:rsidRPr="00042323">
        <w:t>Remarkably, a</w:t>
      </w:r>
      <w:r w:rsidR="008972C0" w:rsidRPr="00042323">
        <w:t>greement also separates cleanly by disease status (Fig. 5d)</w:t>
      </w:r>
      <w:r w:rsidR="00EB661F" w:rsidRPr="00042323">
        <w:t>. A</w:t>
      </w:r>
      <w:r w:rsidR="008972C0" w:rsidRPr="00042323">
        <w:t xml:space="preserve">mong well-covered runs, similarity between the two labels is high and tightly clustered for healthy native tissue, but markedly lower and more scattered for cancer or diseased tissue. </w:t>
      </w:r>
      <w:r w:rsidR="00387168">
        <w:t>This does not point to wrongful HAMLET annotation but</w:t>
      </w:r>
      <w:r w:rsidR="008972C0" w:rsidRPr="00042323">
        <w:t xml:space="preserve"> </w:t>
      </w:r>
      <w:del w:id="123" w:author="Lennart Martens" w:date="2026-09-21T23:00:00Z" w16du:dateUtc="2026-09-21T21:00:00Z">
        <w:r w:rsidR="008972C0" w:rsidRPr="00042323" w:rsidDel="004173DE">
          <w:delText xml:space="preserve">since </w:delText>
        </w:r>
      </w:del>
      <w:ins w:id="124" w:author="Lennart Martens" w:date="2026-09-21T23:01:00Z" w16du:dateUtc="2026-09-21T21:01:00Z">
        <w:r w:rsidR="001123FC">
          <w:t xml:space="preserve">rather to </w:t>
        </w:r>
      </w:ins>
      <w:r w:rsidR="008972C0" w:rsidRPr="00042323">
        <w:t xml:space="preserve">MLMarker's reference atlas </w:t>
      </w:r>
      <w:del w:id="125" w:author="Lennart Martens" w:date="2026-09-21T23:01:00Z" w16du:dateUtc="2026-09-21T21:01:00Z">
        <w:r w:rsidR="008972C0" w:rsidRPr="00042323" w:rsidDel="001123FC">
          <w:delText xml:space="preserve">is </w:delText>
        </w:r>
      </w:del>
      <w:ins w:id="126" w:author="Lennart Martens" w:date="2026-09-21T23:01:00Z" w16du:dateUtc="2026-09-21T21:01:00Z">
        <w:r w:rsidR="001123FC">
          <w:t xml:space="preserve">being </w:t>
        </w:r>
      </w:ins>
      <w:r w:rsidR="008972C0" w:rsidRPr="00042323">
        <w:t xml:space="preserve">built from healthy tissue, and </w:t>
      </w:r>
      <w:del w:id="127" w:author="Lennart Martens" w:date="2026-09-21T23:01:00Z" w16du:dateUtc="2026-09-21T21:01:00Z">
        <w:r w:rsidR="008972C0" w:rsidRPr="00042323" w:rsidDel="00875A4D">
          <w:delText xml:space="preserve">a </w:delText>
        </w:r>
      </w:del>
      <w:ins w:id="128" w:author="Lennart Martens" w:date="2026-09-21T23:01:00Z" w16du:dateUtc="2026-09-21T21:01:00Z">
        <w:r w:rsidR="00875A4D">
          <w:t xml:space="preserve">the tendency of a </w:t>
        </w:r>
      </w:ins>
      <w:r w:rsidR="008972C0" w:rsidRPr="00042323">
        <w:t xml:space="preserve">malignant or otherwise altered proteome </w:t>
      </w:r>
      <w:del w:id="129" w:author="Lennart Martens" w:date="2026-09-21T23:01:00Z" w16du:dateUtc="2026-09-21T21:01:00Z">
        <w:r w:rsidR="008972C0" w:rsidRPr="00042323" w:rsidDel="00875A4D">
          <w:delText xml:space="preserve">can </w:delText>
        </w:r>
      </w:del>
      <w:ins w:id="130" w:author="Lennart Martens" w:date="2026-09-21T23:01:00Z" w16du:dateUtc="2026-09-21T21:01:00Z">
        <w:r w:rsidR="00875A4D">
          <w:t xml:space="preserve">to </w:t>
        </w:r>
      </w:ins>
      <w:r w:rsidR="008972C0" w:rsidRPr="00042323">
        <w:t>diverge enough from it</w:t>
      </w:r>
      <w:ins w:id="131" w:author="Lennart Martens" w:date="2026-09-21T23:00:00Z" w16du:dateUtc="2026-09-21T21:00:00Z">
        <w:r w:rsidR="004173DE">
          <w:t>s</w:t>
        </w:r>
        <w:r w:rsidR="00762359">
          <w:t xml:space="preserve"> </w:t>
        </w:r>
        <w:r w:rsidR="004173DE">
          <w:t>healthy tissue of origin</w:t>
        </w:r>
      </w:ins>
      <w:r w:rsidR="008972C0" w:rsidRPr="00042323">
        <w:t xml:space="preserve"> to </w:t>
      </w:r>
      <w:r w:rsidR="00EB661F" w:rsidRPr="00042323">
        <w:t>reduce</w:t>
      </w:r>
      <w:r w:rsidR="008972C0" w:rsidRPr="00042323">
        <w:t xml:space="preserve"> agreement even where the manuscript-derived label is correct. </w:t>
      </w:r>
    </w:p>
    <w:p w14:paraId="0122F2C0" w14:textId="77777777" w:rsidR="00284E4F" w:rsidRPr="00042323" w:rsidRDefault="00284E4F" w:rsidP="00284E4F"/>
    <w:p w14:paraId="7B48D1C8" w14:textId="40D7BD8E" w:rsidR="00461016" w:rsidRDefault="00C82294" w:rsidP="001D73EE">
      <w:r w:rsidRPr="00C82294">
        <w:rPr>
          <w:noProof/>
        </w:rPr>
        <w:drawing>
          <wp:inline distT="0" distB="0" distL="0" distR="0" wp14:anchorId="2F8FB6DF" wp14:editId="494ED961">
            <wp:extent cx="5760720" cy="4203065"/>
            <wp:effectExtent l="0" t="0" r="0" b="6985"/>
            <wp:docPr id="50796776" name="Picture 1">
              <a:extLst xmlns:a="http://schemas.openxmlformats.org/drawingml/2006/main">
                <a:ext uri="{FF2B5EF4-FFF2-40B4-BE49-F238E27FC236}">
                  <a16:creationId xmlns:a16="http://schemas.microsoft.com/office/drawing/2014/main" id="{37EE51C1-AB89-4BCF-82C5-B027C49DC4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6776" name=""/>
                    <pic:cNvPicPr/>
                  </pic:nvPicPr>
                  <pic:blipFill>
                    <a:blip r:embed="rId13"/>
                    <a:stretch>
                      <a:fillRect/>
                    </a:stretch>
                  </pic:blipFill>
                  <pic:spPr>
                    <a:xfrm>
                      <a:off x="0" y="0"/>
                      <a:ext cx="5760720" cy="4203065"/>
                    </a:xfrm>
                    <a:prstGeom prst="rect">
                      <a:avLst/>
                    </a:prstGeom>
                  </pic:spPr>
                </pic:pic>
              </a:graphicData>
            </a:graphic>
          </wp:inline>
        </w:drawing>
      </w:r>
    </w:p>
    <w:p w14:paraId="201E70E9" w14:textId="67634348" w:rsidR="00435F56" w:rsidRDefault="00A00C2F" w:rsidP="00435F56">
      <w:r w:rsidRPr="0D0BC769">
        <w:rPr>
          <w:i/>
          <w:iCs/>
          <w:sz w:val="18"/>
          <w:szCs w:val="18"/>
        </w:rPr>
        <w:t xml:space="preserve">Figure 5. MLMarker confirms and refines HAMLET's project-level tissue annotation at the level of individual raw files. (a) Agreement between HAMLET's tissue annotation and MLMarker's per-file prediction for healthy, native human runs where HAMLET names a single tissue (n = 2,775). </w:t>
      </w:r>
      <w:r w:rsidR="367E3CB3" w:rsidRPr="0D0BC769">
        <w:rPr>
          <w:i/>
          <w:iCs/>
          <w:sz w:val="18"/>
          <w:szCs w:val="18"/>
        </w:rPr>
        <w:t>Runs are tiered by ontology distance between the two labels based on their Lin similarity score: exact (same UBERON/CL term), near (Lin ≥ 0.7), subpart (0.35 ≤ Lin &lt; 0.7), distant (0.01 ≤ Lin &lt; 0.35), conflict (Lin &lt; 0.01)</w:t>
      </w:r>
      <w:r w:rsidRPr="0D0BC769">
        <w:rPr>
          <w:i/>
          <w:iCs/>
          <w:sz w:val="18"/>
          <w:szCs w:val="18"/>
        </w:rPr>
        <w:t xml:space="preserve">, or no matching MLMarker class. The last tier contains runs whose HAMLET tissue lies outside MLMarker's 34 classes and cannot be matched by construction; it includes the biofluid runs (plasma, serum, cerebrospinal fluid, urine and similar; 1,343 runs), for which MLMarker has no class at all. Dark bars, runs in which at least 10% of MLMarker's feature proteins were detected (high coverage, n = 967); light bars, runs below that threshold (n = 1,808). Percentages are within each coverage group. (b) Calibration of MLMarker's confidence (probability of the top class) on the same runs with a matchable tissue: mean Lin similarity (solid) and exact-match rate (dashed) between the two labels per confidence bin; grey bars, number of runs per bin (right axis). (c) Projects for which HAMLET lists several candidate tissues (9 projects, 473 usable files): share of files whose MLMarker top-1 prediction is one of HAMLET's candidates (top-1), whose top-1 lies outside the list but a candidate appears at rank 2–5 (top-5), or for which no candidate appears in the top five (none). </w:t>
      </w:r>
      <w:r w:rsidR="00B50F46" w:rsidRPr="0D0BC769">
        <w:rPr>
          <w:i/>
          <w:iCs/>
          <w:sz w:val="18"/>
          <w:szCs w:val="18"/>
        </w:rPr>
        <w:t>Restricting</w:t>
      </w:r>
      <w:r w:rsidRPr="0D0BC769">
        <w:rPr>
          <w:i/>
          <w:iCs/>
          <w:sz w:val="18"/>
          <w:szCs w:val="18"/>
        </w:rPr>
        <w:t xml:space="preserve"> projects outside MLMarker's training set gives 59%, 33% and 8% over 133 files. (d) Distribution of Lin similarity between HAMLET's tissue and MLMarker's prediction for high-coverage runs from healthy native tissue (green, n = 823; mean 0.90) and from cancer or diseased tissue (red, n = 8,116; mean 0.38), kernel density estimates.</w:t>
      </w:r>
    </w:p>
    <w:p w14:paraId="6CFF19A5" w14:textId="77777777" w:rsidR="00F43C2B" w:rsidRDefault="00F43C2B" w:rsidP="00435F56"/>
    <w:p w14:paraId="2ACF258D" w14:textId="2C00C897" w:rsidR="00D212F6" w:rsidRPr="00042323" w:rsidRDefault="001C75A2" w:rsidP="001C75A2">
      <w:pPr>
        <w:pStyle w:val="Heading1"/>
      </w:pPr>
      <w:r>
        <w:br w:type="page"/>
      </w:r>
      <w:r w:rsidR="00A1191C" w:rsidRPr="00042323">
        <w:t>Discussion</w:t>
      </w:r>
      <w:r w:rsidR="007A35EB" w:rsidRPr="00042323">
        <w:t xml:space="preserve"> &amp; conclusion</w:t>
      </w:r>
    </w:p>
    <w:p w14:paraId="6F6C0A2A" w14:textId="1137C892" w:rsidR="00EA7D15" w:rsidRPr="00042323" w:rsidRDefault="00F1470E" w:rsidP="00D67B1E">
      <w:r w:rsidRPr="00042323">
        <w:t xml:space="preserve">In this work, we introduce HAMLET, a Harmonized Agentic Metadata Literature Extraction Tool. </w:t>
      </w:r>
      <w:r w:rsidR="00D67B1E" w:rsidRPr="00042323">
        <w:t>Our central finding is that e</w:t>
      </w:r>
      <w:r w:rsidR="0068463F" w:rsidRPr="00042323">
        <w:t xml:space="preserve">xtraction accuracy is </w:t>
      </w:r>
      <w:r w:rsidR="00D67B1E" w:rsidRPr="00042323">
        <w:t xml:space="preserve">determined by the framework and not the model capability. Once </w:t>
      </w:r>
      <w:r w:rsidR="00B50F46" w:rsidRPr="00042323">
        <w:t>specialized</w:t>
      </w:r>
      <w:r w:rsidR="00D67B1E" w:rsidRPr="00042323">
        <w:t xml:space="preserve"> agents work under </w:t>
      </w:r>
      <w:r w:rsidR="00EA7D15" w:rsidRPr="00042323">
        <w:t>fixed definitions, performance converges to a common plateau regardless of the underlying model, both in the controlled ablation and the wider six-model benchmark, where open-weights model</w:t>
      </w:r>
      <w:r w:rsidR="00BB04E4" w:rsidRPr="00042323">
        <w:t>s match</w:t>
      </w:r>
      <w:r w:rsidR="00EA7D15" w:rsidRPr="00042323">
        <w:t xml:space="preserve"> the strongest commercial syste</w:t>
      </w:r>
      <w:r w:rsidR="00BB04E4" w:rsidRPr="00042323">
        <w:t>ms</w:t>
      </w:r>
      <w:r w:rsidR="00EA7D15" w:rsidRPr="00042323">
        <w:t xml:space="preserve">. This </w:t>
      </w:r>
      <w:r w:rsidR="00BB04E4" w:rsidRPr="00042323">
        <w:t xml:space="preserve">solidifies that </w:t>
      </w:r>
      <w:r w:rsidR="00EA7D15" w:rsidRPr="00042323">
        <w:t xml:space="preserve">a community resource </w:t>
      </w:r>
      <w:r w:rsidR="00BF7F62" w:rsidRPr="00042323">
        <w:t xml:space="preserve">for metadata extraction can rely on open, local deployment, removing </w:t>
      </w:r>
      <w:r w:rsidR="00EA7D15" w:rsidRPr="00042323">
        <w:t>the per-call cost that archive-scale processing would otherwise require.</w:t>
      </w:r>
    </w:p>
    <w:p w14:paraId="0F886FF2" w14:textId="76FE58FF" w:rsidR="00D96282" w:rsidRDefault="00EA7D15" w:rsidP="00D96282">
      <w:r w:rsidRPr="00042323">
        <w:t>That conclusion should be read against the ceiling human annotation establishes. Expert annotators agreed with one another at a mean kappa of only 0.41</w:t>
      </w:r>
      <w:r w:rsidR="0031257D" w:rsidRPr="00042323">
        <w:t>-</w:t>
      </w:r>
      <w:r w:rsidRPr="00042323">
        <w:t>0.45, so the single SDRF-Proteomics reference HAMLET is scored against</w:t>
      </w:r>
      <w:r w:rsidR="004B6B9A">
        <w:t>,</w:t>
      </w:r>
      <w:r w:rsidRPr="00042323">
        <w:t xml:space="preserve"> is itself one reasonable annotation among several equally qualified experts would produce. </w:t>
      </w:r>
      <w:r w:rsidR="00F71BED" w:rsidRPr="00F71BED">
        <w:t xml:space="preserve">Any accuracy we report is therefore </w:t>
      </w:r>
      <w:r w:rsidR="00113913" w:rsidRPr="00F71BED">
        <w:t>bound</w:t>
      </w:r>
      <w:r w:rsidR="00F71BED" w:rsidRPr="00F71BED">
        <w:t xml:space="preserve"> by that reference and a higher score means closer agreement with one particular annotation rather than a more accurate reading of </w:t>
      </w:r>
      <w:r w:rsidRPr="00F71BED">
        <w:t xml:space="preserve">the </w:t>
      </w:r>
      <w:r w:rsidR="00F71BED" w:rsidRPr="00F71BED">
        <w:t>text. The</w:t>
      </w:r>
      <w:r w:rsidRPr="00F71BED">
        <w:t xml:space="preserve"> models</w:t>
      </w:r>
      <w:r w:rsidR="00F71BED" w:rsidRPr="00F71BED">
        <w:t>, meanwhile,</w:t>
      </w:r>
      <w:r w:rsidRPr="00F71BED">
        <w:t xml:space="preserve"> agree with each other more </w:t>
      </w:r>
      <w:r w:rsidR="00F71BED" w:rsidRPr="00F71BED">
        <w:t xml:space="preserve">closely </w:t>
      </w:r>
      <w:r w:rsidRPr="00F71BED">
        <w:t xml:space="preserve">than the experts </w:t>
      </w:r>
      <w:r w:rsidR="00F71BED" w:rsidRPr="00F71BED">
        <w:t>do.</w:t>
      </w:r>
      <w:r w:rsidRPr="00F71BED">
        <w:t xml:space="preserve"> </w:t>
      </w:r>
      <w:r w:rsidR="00650B65" w:rsidRPr="00F71BED">
        <w:t>This is an advantage and a limitation at once</w:t>
      </w:r>
      <w:r w:rsidR="00F71BED" w:rsidRPr="00F71BED">
        <w:t>: automated</w:t>
      </w:r>
      <w:r w:rsidR="00650B65" w:rsidRPr="00F71BED">
        <w:t xml:space="preserve"> annotation is more reproducible than expert annotation, which matters for any resource built at scale</w:t>
      </w:r>
      <w:r w:rsidR="00F71BED" w:rsidRPr="00F71BED">
        <w:t>, but reproducibility</w:t>
      </w:r>
      <w:r w:rsidR="00650B65" w:rsidRPr="00F71BED">
        <w:t xml:space="preserve"> is not accuracy, </w:t>
      </w:r>
      <w:r w:rsidR="00F71BED" w:rsidRPr="00F71BED">
        <w:t xml:space="preserve">and </w:t>
      </w:r>
      <w:r w:rsidR="00650B65" w:rsidRPr="00F71BED">
        <w:t xml:space="preserve">models converging on </w:t>
      </w:r>
      <w:r w:rsidR="00F71BED" w:rsidRPr="00F71BED">
        <w:t>a single</w:t>
      </w:r>
      <w:r w:rsidR="00650B65" w:rsidRPr="00F71BED">
        <w:t xml:space="preserve"> reading is </w:t>
      </w:r>
      <w:r w:rsidR="00F71BED" w:rsidRPr="00F71BED">
        <w:t>no</w:t>
      </w:r>
      <w:r w:rsidR="00650B65" w:rsidRPr="00F71BED">
        <w:t xml:space="preserve"> evidence that th</w:t>
      </w:r>
      <w:del w:id="132" w:author="Lennart Martens" w:date="2026-09-21T23:03:00Z" w16du:dateUtc="2026-09-21T21:03:00Z">
        <w:r w:rsidR="00650B65" w:rsidRPr="00F71BED" w:rsidDel="00EF1B0E">
          <w:delText>e</w:delText>
        </w:r>
      </w:del>
      <w:ins w:id="133" w:author="Lennart Martens" w:date="2026-09-21T23:03:00Z" w16du:dateUtc="2026-09-21T21:03:00Z">
        <w:r w:rsidR="00EF1B0E">
          <w:t>at</w:t>
        </w:r>
      </w:ins>
      <w:r w:rsidR="00650B65" w:rsidRPr="00F71BED">
        <w:t xml:space="preserve"> reading is correct.</w:t>
      </w:r>
      <w:r w:rsidR="00650B65">
        <w:t xml:space="preserve"> </w:t>
      </w:r>
      <w:r w:rsidR="00D96282" w:rsidRPr="00D96282">
        <w:t>Within that same evaluation, one weakness recurs across three independent analyses: experimental design fields show the lowest human agreement, the lowest acceptance-tier recovery in the ablation, and the largest unmatched share between manuscript and PRIDE extractions. That convergence is strong evidence of a structural limitation</w:t>
      </w:r>
      <w:r w:rsidR="00113913">
        <w:t>. Experimental design</w:t>
      </w:r>
      <w:r w:rsidR="00D96282" w:rsidRPr="00D96282">
        <w:t xml:space="preserve"> details are </w:t>
      </w:r>
      <w:r w:rsidR="00113913">
        <w:t>often</w:t>
      </w:r>
      <w:r w:rsidR="00D96282" w:rsidRPr="00D96282">
        <w:t xml:space="preserve"> written ambiguously, left to be inferred rather than stated as a clean, extractable value. Embeddings offer little further help here </w:t>
      </w:r>
      <w:del w:id="134" w:author="Lennart Martens" w:date="2026-09-21T23:03:00Z" w16du:dateUtc="2026-09-21T21:03:00Z">
        <w:r w:rsidR="00D96282" w:rsidRPr="00D96282" w:rsidDel="00C22646">
          <w:delText xml:space="preserve">since </w:delText>
        </w:r>
      </w:del>
      <w:ins w:id="135" w:author="Lennart Martens" w:date="2026-09-21T23:03:00Z" w16du:dateUtc="2026-09-21T21:03:00Z">
        <w:r w:rsidR="00C22646">
          <w:t>as</w:t>
        </w:r>
        <w:r w:rsidR="00C22646" w:rsidRPr="00D96282">
          <w:t xml:space="preserve"> </w:t>
        </w:r>
      </w:ins>
      <w:r w:rsidR="00D96282" w:rsidRPr="00D96282">
        <w:t>these fields are predominantly numeric rather than ontology-anchored</w:t>
      </w:r>
      <w:r w:rsidR="00D96282" w:rsidRPr="00042323">
        <w:t>.</w:t>
      </w:r>
      <w:r w:rsidR="00D96282" w:rsidRPr="00D96282">
        <w:t xml:space="preserve"> One plausible route forward </w:t>
      </w:r>
      <w:r w:rsidR="006C3285">
        <w:t>to address both limitations is the usage of references independent of human reading such as instrument recorded</w:t>
      </w:r>
      <w:ins w:id="136" w:author="Lennart Martens" w:date="2026-09-21T23:03:00Z" w16du:dateUtc="2026-09-21T21:03:00Z">
        <w:r w:rsidR="005D49B4">
          <w:t xml:space="preserve"> </w:t>
        </w:r>
      </w:ins>
      <w:ins w:id="137" w:author="Lennart Martens" w:date="2026-09-21T23:04:00Z" w16du:dateUtc="2026-09-21T21:04:00Z">
        <w:r w:rsidR="005D49B4">
          <w:t>information</w:t>
        </w:r>
      </w:ins>
      <w:r w:rsidR="006C3285">
        <w:t xml:space="preserve"> in the acquisition files or tissue predicted from an expression profile, as used here, </w:t>
      </w:r>
      <w:r w:rsidR="00D96282" w:rsidRPr="00042323">
        <w:t>combined with more agentic reasoning than the current framework permits</w:t>
      </w:r>
      <w:r w:rsidR="000473B3" w:rsidRPr="00042323">
        <w:t>.</w:t>
      </w:r>
      <w:r w:rsidR="00D96282" w:rsidRPr="00042323">
        <w:t xml:space="preserve"> </w:t>
      </w:r>
    </w:p>
    <w:p w14:paraId="6FD296E6" w14:textId="77AD6D90" w:rsidR="008A3F03" w:rsidRDefault="006E0703" w:rsidP="008A3F03">
      <w:r>
        <w:t xml:space="preserve">Using tissue prediction with MLMarker allowed us to move </w:t>
      </w:r>
      <w:r w:rsidR="008A3F03" w:rsidRPr="00042323">
        <w:t xml:space="preserve">from project level to raw file </w:t>
      </w:r>
      <w:r>
        <w:t xml:space="preserve">level annotation. However, this approach has two </w:t>
      </w:r>
      <w:r w:rsidR="00F26E0E">
        <w:t xml:space="preserve">limits: vocabulary and distribution. Application of the model on unseen tissue classes </w:t>
      </w:r>
      <w:r w:rsidR="00956002">
        <w:t>or disease state</w:t>
      </w:r>
      <w:ins w:id="138" w:author="Lennart Martens" w:date="2026-09-21T23:04:00Z" w16du:dateUtc="2026-09-21T21:04:00Z">
        <w:r w:rsidR="005D49B4">
          <w:t>s</w:t>
        </w:r>
      </w:ins>
      <w:r w:rsidR="00956002">
        <w:t xml:space="preserve"> results in low prediction performance. </w:t>
      </w:r>
      <w:r w:rsidR="00972908">
        <w:t xml:space="preserve">Both are limits of the classifier rather than </w:t>
      </w:r>
      <w:ins w:id="139" w:author="Lennart Martens" w:date="2026-09-21T23:04:00Z" w16du:dateUtc="2026-09-21T21:04:00Z">
        <w:r w:rsidR="005D49B4">
          <w:t xml:space="preserve">of </w:t>
        </w:r>
      </w:ins>
      <w:r w:rsidR="00972908">
        <w:t xml:space="preserve">the approach itself. </w:t>
      </w:r>
      <w:r w:rsidR="00C91028">
        <w:t>The</w:t>
      </w:r>
      <w:r w:rsidR="00C91028" w:rsidRPr="00C91028">
        <w:t xml:space="preserve"> growing volume of annotated public data makes it increasingly feasible to train predictors that are both broader in scope, covering entities beyond tissue, and deeper within it, distinguishing disease</w:t>
      </w:r>
      <w:r w:rsidR="00C91028">
        <w:t xml:space="preserve">d </w:t>
      </w:r>
      <w:r w:rsidR="00C91028" w:rsidRPr="00C91028">
        <w:t>from healthy states.</w:t>
      </w:r>
    </w:p>
    <w:p w14:paraId="67E196DD" w14:textId="2C0F0AB1" w:rsidR="00B97860" w:rsidRDefault="00887484" w:rsidP="00B60D08">
      <w:r w:rsidRPr="00042323">
        <w:t xml:space="preserve">Taken together, these results show that annotating public proteomics data at scale, in a way that can actually be trusted, is feasible. That trust cannot come from prompting a general-purpose assistant against a manuscript with no fixed schema, no evidence grounding, and no </w:t>
      </w:r>
      <w:r w:rsidR="00B50F46" w:rsidRPr="00042323">
        <w:t>characterized</w:t>
      </w:r>
      <w:r w:rsidRPr="00042323">
        <w:t xml:space="preserve"> failure rate</w:t>
      </w:r>
      <w:r w:rsidR="00EB6DBF" w:rsidRPr="00042323">
        <w:t xml:space="preserve">. </w:t>
      </w:r>
      <w:r w:rsidR="00B97860">
        <w:t>A</w:t>
      </w:r>
      <w:r w:rsidR="00B97860" w:rsidRPr="00B97860">
        <w:t>n approach our ablation shows produces answers that look plausible, are frequently wrong, and vary between runs. The underlying principle is that wrong metadata is worse than missing metadata: missing metadata visibly demands caution, while a wrong entry is silently indistinguishable from a correct one. HAMLET is designed around that principle, which is why nothing is defaulted, disagreement is flagged rather than resolved by guessing, and every value carries the evidence it was drawn from. As a community, we should treat metadata with the same care as the data it accompanies, and as repositories absorb a growing share of automated annotation, agentic and author-submitted values need to remain clearly distinguishable rather than folded silently into the same fields.</w:t>
      </w:r>
    </w:p>
    <w:p w14:paraId="139E0094" w14:textId="2D9C79B0" w:rsidR="0046207D" w:rsidRPr="00042323" w:rsidRDefault="0046207D" w:rsidP="0046207D">
      <w:del w:id="140" w:author="Lennart Martens" w:date="2026-09-21T23:06:00Z" w16du:dateUtc="2026-09-21T21:06:00Z">
        <w:r w:rsidRPr="00042323" w:rsidDel="00E96D80">
          <w:delText>But t</w:delText>
        </w:r>
      </w:del>
      <w:ins w:id="141" w:author="Lennart Martens" w:date="2026-09-21T23:06:00Z" w16du:dateUtc="2026-09-21T21:06:00Z">
        <w:r w:rsidR="00E96D80">
          <w:t>T</w:t>
        </w:r>
      </w:ins>
      <w:r w:rsidRPr="00042323">
        <w:t>he more fundamental limit</w:t>
      </w:r>
      <w:ins w:id="142" w:author="Lennart Martens" w:date="2026-09-21T23:06:00Z" w16du:dateUtc="2026-09-21T21:06:00Z">
        <w:r w:rsidR="00E96D80">
          <w:t>, however,</w:t>
        </w:r>
      </w:ins>
      <w:r w:rsidRPr="00042323">
        <w:t xml:space="preserve"> sits earlier than any </w:t>
      </w:r>
      <w:r>
        <w:t xml:space="preserve">agent or </w:t>
      </w:r>
      <w:r w:rsidRPr="00042323">
        <w:t xml:space="preserve">classifier can reach. </w:t>
      </w:r>
      <w:del w:id="143" w:author="Lennart Martens" w:date="2026-09-21T23:06:00Z" w16du:dateUtc="2026-09-21T21:06:00Z">
        <w:r w:rsidRPr="00042323" w:rsidDel="00E96D80">
          <w:delText xml:space="preserve">Extraction </w:delText>
        </w:r>
      </w:del>
      <w:ins w:id="144" w:author="Lennart Martens" w:date="2026-09-21T23:06:00Z" w16du:dateUtc="2026-09-21T21:06:00Z">
        <w:r w:rsidR="00E96D80">
          <w:t>While e</w:t>
        </w:r>
        <w:r w:rsidR="00E96D80" w:rsidRPr="00042323">
          <w:t xml:space="preserve">xtraction </w:t>
        </w:r>
        <w:r w:rsidR="00E96D80">
          <w:t xml:space="preserve">can </w:t>
        </w:r>
      </w:ins>
      <w:r w:rsidRPr="00042323">
        <w:t>recover</w:t>
      </w:r>
      <w:del w:id="145" w:author="Lennart Martens" w:date="2026-09-21T23:06:00Z" w16du:dateUtc="2026-09-21T21:06:00Z">
        <w:r w:rsidRPr="00042323" w:rsidDel="00E96D80">
          <w:delText>s</w:delText>
        </w:r>
      </w:del>
      <w:r w:rsidRPr="00042323">
        <w:t xml:space="preserve"> what has been written down</w:t>
      </w:r>
      <w:r>
        <w:t xml:space="preserve">, </w:t>
      </w:r>
      <w:r w:rsidRPr="00042323">
        <w:t>it cannot recover what never was. For the archive as it exists today, that recovery is genuinely valuable</w:t>
      </w:r>
      <w:r w:rsidR="00AD719F">
        <w:t xml:space="preserve"> and HAMLET makes it available at a scale manual curation cannot reach</w:t>
      </w:r>
      <w:r w:rsidRPr="00042323">
        <w:t xml:space="preserve">. Going forward, the more durable fix </w:t>
      </w:r>
      <w:r w:rsidR="00AD719F">
        <w:t>remains</w:t>
      </w:r>
      <w:r w:rsidRPr="00042323">
        <w:t xml:space="preserve"> that authors </w:t>
      </w:r>
      <w:ins w:id="146" w:author="Lennart Martens" w:date="2026-09-21T23:06:00Z" w16du:dateUtc="2026-09-21T21:06:00Z">
        <w:r w:rsidR="00053378">
          <w:t xml:space="preserve">clearly </w:t>
        </w:r>
      </w:ins>
      <w:r w:rsidRPr="00042323">
        <w:t xml:space="preserve">state their </w:t>
      </w:r>
      <w:r w:rsidR="00F532ED">
        <w:t xml:space="preserve">metadata </w:t>
      </w:r>
      <w:ins w:id="147" w:author="Lennart Martens" w:date="2026-09-21T23:06:00Z" w16du:dateUtc="2026-09-21T21:06:00Z">
        <w:r w:rsidR="00053378">
          <w:t>in struc</w:t>
        </w:r>
      </w:ins>
      <w:ins w:id="148" w:author="Lennart Martens" w:date="2026-09-21T23:07:00Z" w16du:dateUtc="2026-09-21T21:07:00Z">
        <w:r w:rsidR="00053378">
          <w:t xml:space="preserve">tured, standardized form </w:t>
        </w:r>
      </w:ins>
      <w:r w:rsidRPr="00042323">
        <w:t xml:space="preserve">at the point of submission, because a detail as basic as replicate structure, if it appears nowhere at all, is unrecoverable by any method </w:t>
      </w:r>
      <w:del w:id="149" w:author="Lennart Martens" w:date="2026-09-21T23:07:00Z" w16du:dateUtc="2026-09-21T21:07:00Z">
        <w:r w:rsidRPr="00042323" w:rsidDel="00C36C46">
          <w:delText xml:space="preserve">this paper or </w:delText>
        </w:r>
      </w:del>
      <w:ins w:id="150" w:author="Lennart Martens" w:date="2026-09-21T23:07:00Z" w16du:dateUtc="2026-09-21T21:07:00Z">
        <w:r w:rsidR="00C36C46">
          <w:t xml:space="preserve">on </w:t>
        </w:r>
      </w:ins>
      <w:del w:id="151" w:author="Lennart Martens" w:date="2026-09-21T23:07:00Z" w16du:dateUtc="2026-09-21T21:07:00Z">
        <w:r w:rsidRPr="00042323" w:rsidDel="00C36C46">
          <w:delText xml:space="preserve">any other has to </w:delText>
        </w:r>
      </w:del>
      <w:r w:rsidRPr="00042323">
        <w:t>offer.</w:t>
      </w:r>
      <w:r w:rsidR="00DD10FF">
        <w:t xml:space="preserve"> Metadata that is written down once</w:t>
      </w:r>
      <w:r w:rsidR="00F532ED">
        <w:t xml:space="preserve">, </w:t>
      </w:r>
      <w:r w:rsidR="00DD10FF">
        <w:t xml:space="preserve">properly, </w:t>
      </w:r>
      <w:ins w:id="152" w:author="Lennart Martens" w:date="2026-09-21T23:07:00Z" w16du:dateUtc="2026-09-21T21:07:00Z">
        <w:r w:rsidR="00C36C46">
          <w:t xml:space="preserve">will easily </w:t>
        </w:r>
      </w:ins>
      <w:r w:rsidR="00DD10FF">
        <w:t>outlast</w:t>
      </w:r>
      <w:del w:id="153" w:author="Lennart Martens" w:date="2026-09-21T23:07:00Z" w16du:dateUtc="2026-09-21T21:07:00Z">
        <w:r w:rsidR="00DD10FF" w:rsidDel="00C36C46">
          <w:delText>s</w:delText>
        </w:r>
      </w:del>
      <w:r w:rsidR="00DD10FF">
        <w:t xml:space="preserve"> any tool built to recover it.</w:t>
      </w:r>
    </w:p>
    <w:p w14:paraId="6FCC88B5" w14:textId="77777777" w:rsidR="00F91D93" w:rsidRPr="00042323" w:rsidRDefault="00F91D93"/>
    <w:p w14:paraId="7C0271E5" w14:textId="77777777" w:rsidR="00691901" w:rsidRPr="00042323" w:rsidRDefault="00691901">
      <w:pPr>
        <w:spacing w:after="160" w:line="278" w:lineRule="auto"/>
        <w:rPr>
          <w:rFonts w:asciiTheme="majorHAnsi" w:eastAsiaTheme="majorEastAsia" w:hAnsiTheme="majorHAnsi" w:cstheme="majorBidi"/>
          <w:color w:val="0F4761" w:themeColor="accent1" w:themeShade="BF"/>
          <w:sz w:val="40"/>
          <w:szCs w:val="40"/>
        </w:rPr>
      </w:pPr>
      <w:r w:rsidRPr="00042323">
        <w:br w:type="page"/>
      </w:r>
    </w:p>
    <w:p w14:paraId="5F42851B" w14:textId="52AAC2DD" w:rsidR="00961840" w:rsidRPr="00491E97" w:rsidRDefault="554A01DB" w:rsidP="001C75A2">
      <w:pPr>
        <w:pStyle w:val="Heading1"/>
      </w:pPr>
      <w:r w:rsidRPr="00042323">
        <w:t>Materials and Methods</w:t>
      </w:r>
    </w:p>
    <w:p w14:paraId="4D84B110" w14:textId="58798E4F" w:rsidR="00961840" w:rsidRPr="00491E97" w:rsidRDefault="06AC8F0A" w:rsidP="41AC7ECA">
      <w:pPr>
        <w:pStyle w:val="Heading3"/>
        <w:spacing w:before="281" w:after="281"/>
      </w:pPr>
      <w:r w:rsidRPr="00042323">
        <w:rPr>
          <w:rFonts w:eastAsia="Calibri" w:cs="Calibri"/>
          <w:b/>
        </w:rPr>
        <w:t>Dataset identification and input preparation</w:t>
      </w:r>
    </w:p>
    <w:p w14:paraId="5838986B" w14:textId="6FF13F38" w:rsidR="00961840" w:rsidRPr="00491E97" w:rsidRDefault="06AC8F0A" w:rsidP="41AC7ECA">
      <w:pPr>
        <w:spacing w:before="240" w:after="240"/>
      </w:pPr>
      <w:r w:rsidRPr="00042323">
        <w:rPr>
          <w:rFonts w:eastAsia="Calibri" w:cs="Calibri"/>
        </w:rPr>
        <w:t>HAMLET processes proteomics datasets identified by their ProteomeXchange accession numbers (PXD identifiers). These identifiers were retained throughout input preparation, extraction and postprocessing to associate the generated metadata with the corresponding PRIDE projects.</w:t>
      </w:r>
    </w:p>
    <w:p w14:paraId="4EF78E78" w14:textId="1D0FCA3D" w:rsidR="00961840" w:rsidRPr="00491E97" w:rsidRDefault="06AC8F0A" w:rsidP="41AC7ECA">
      <w:pPr>
        <w:spacing w:before="240" w:after="240"/>
      </w:pPr>
      <w:r w:rsidRPr="00042323">
        <w:rPr>
          <w:rFonts w:eastAsia="Calibri" w:cs="Calibri"/>
        </w:rPr>
        <w:t>The production corpus comprised 1,73</w:t>
      </w:r>
      <w:r w:rsidR="00B05FD8" w:rsidRPr="00042323">
        <w:rPr>
          <w:rFonts w:eastAsia="Calibri" w:cs="Calibri"/>
        </w:rPr>
        <w:t>6</w:t>
      </w:r>
      <w:r w:rsidRPr="00042323">
        <w:rPr>
          <w:rFonts w:eastAsia="Calibri" w:cs="Calibri"/>
        </w:rPr>
        <w:t xml:space="preserve"> datasets. Input text was assembled from abstract text, available materials and methods, PRIDE project properties, and available PRIDE sample- and data-processing protocols. The input-preparation script preferentially selected a PubMed abstract when available and otherwise used the abstract section supplied through PRIDE. The preparation manifest recorded 296 PubMed-sourced and 1,441 PRIDE-sourced abstracts. Extracted methods were available for 601 datasets; the remaining 1,136 datasets lacked methods in the prepared input. This classification describes input availability rather than the absence of methods from the published article.</w:t>
      </w:r>
    </w:p>
    <w:p w14:paraId="7E66A1B8" w14:textId="56A5450A" w:rsidR="00961840" w:rsidRPr="00491E97" w:rsidRDefault="06AC8F0A" w:rsidP="41AC7ECA">
      <w:pPr>
        <w:spacing w:before="240" w:after="240"/>
      </w:pPr>
      <w:r w:rsidRPr="00042323">
        <w:rPr>
          <w:rFonts w:eastAsia="Calibri" w:cs="Calibri"/>
        </w:rPr>
        <w:t>Text was parsed using explicit section boundaries and assembled into separately labelled blocks. Introduction, results, supplementary text and pre-existing SDRF summaries were excluded from the prepared extraction input. PRIDE project properties included organism, organism part, disease, instrument, modification, experiment type, quantification and keyword descriptors where available. Sample- and data-processing protocols were each available for 1,727 datasets. Explicit missing-value markers were treated as unavailable text rather than included as substantive evidence.</w:t>
      </w:r>
    </w:p>
    <w:p w14:paraId="3ECD9B90" w14:textId="230DB102" w:rsidR="00961840" w:rsidRPr="00491E97" w:rsidRDefault="06AC8F0A" w:rsidP="41AC7ECA">
      <w:pPr>
        <w:spacing w:before="240" w:after="240"/>
      </w:pPr>
      <w:r w:rsidRPr="00042323">
        <w:rPr>
          <w:rFonts w:eastAsia="Calibri" w:cs="Calibri"/>
        </w:rPr>
        <w:t>A preparation manifest recorded the accession, input paths, abstract provenance, section availability and section lengths. For the source-comparison experiments, input hashes were additionally retained to verify that the intended source blocks were preserved.</w:t>
      </w:r>
    </w:p>
    <w:p w14:paraId="5F98C0B6" w14:textId="35AD720B" w:rsidR="00961840" w:rsidRPr="00491E97" w:rsidRDefault="06AC8F0A" w:rsidP="41AC7ECA">
      <w:pPr>
        <w:pStyle w:val="Heading3"/>
        <w:spacing w:before="281" w:after="281"/>
      </w:pPr>
      <w:r w:rsidRPr="00042323">
        <w:rPr>
          <w:rFonts w:eastAsia="Calibri" w:cs="Calibri"/>
          <w:b/>
        </w:rPr>
        <w:t>Agent-based metadata extraction</w:t>
      </w:r>
    </w:p>
    <w:p w14:paraId="3D8040DC" w14:textId="0CD2482C" w:rsidR="00961840" w:rsidRPr="00491E97" w:rsidRDefault="06AC8F0A" w:rsidP="41AC7ECA">
      <w:pPr>
        <w:spacing w:before="240" w:after="240"/>
      </w:pPr>
      <w:r w:rsidRPr="00042323">
        <w:rPr>
          <w:rFonts w:eastAsia="Calibri" w:cs="Calibri"/>
        </w:rPr>
        <w:t>Extraction was implemented using DocETL and three specialized agents addressing biological characteristics, mass-spectrometry procedures and experimental design. Together, the agents targeted 38 predefined metadata fields. Biological fields described characteristics such as species, tissue, cell type, cell line and disease state. Technical fields described instrumentation, acquisition, sample preparation, labelling and modifications. Experimental-design fields described study comparisons, experimental factors and sample, replicate and fraction counts.</w:t>
      </w:r>
    </w:p>
    <w:p w14:paraId="038F4164" w14:textId="620A8330" w:rsidR="00961840" w:rsidRPr="00491E97" w:rsidRDefault="06AC8F0A" w:rsidP="41AC7ECA">
      <w:pPr>
        <w:spacing w:before="240" w:after="240"/>
      </w:pPr>
      <w:r w:rsidRPr="00042323">
        <w:rPr>
          <w:rFonts w:eastAsia="Calibri" w:cs="Calibri"/>
        </w:rPr>
        <w:t>Each agent used a fixed prompt specifying field definitions, extraction scope, evidence requirements and the expected output structure. Prompts instructed the model to extract information relevant to the deposited proteomics experiment and to exclude entities mentioned solely as background, biological motivation or descriptions of unrelated experiments. Inference was restricted to circumstances explicitly permitted by the field instructions; it was not treated as unrestricted completion of missing metadata.</w:t>
      </w:r>
    </w:p>
    <w:p w14:paraId="53F22A92" w14:textId="46C8B3E6" w:rsidR="00961840" w:rsidRPr="00491E97" w:rsidRDefault="06AC8F0A" w:rsidP="41AC7ECA">
      <w:pPr>
        <w:spacing w:before="240" w:after="240"/>
      </w:pPr>
      <w:r w:rsidRPr="00042323">
        <w:rPr>
          <w:rFonts w:eastAsia="Calibri" w:cs="Calibri"/>
        </w:rPr>
        <w:t xml:space="preserve">The production multi-value format represented each field as a list of objects containing a value and its supporting evidence. Scientifically distinct values were represented separately, allowing heterogeneous datasets to retain multiple organisms, tissues, instruments or experimental conditions. Unsupported or unavailable information was represented as </w:t>
      </w:r>
      <w:r w:rsidRPr="00042323">
        <w:rPr>
          <w:rFonts w:ascii="Consolas" w:eastAsia="Consolas" w:hAnsi="Consolas" w:cs="Consolas"/>
        </w:rPr>
        <w:t>{"value": "unknown", "evidence": ""}</w:t>
      </w:r>
      <w:r w:rsidRPr="00042323">
        <w:rPr>
          <w:rFonts w:eastAsia="Calibri" w:cs="Calibri"/>
        </w:rPr>
        <w:t xml:space="preserve">. </w:t>
      </w:r>
    </w:p>
    <w:p w14:paraId="17FBE04A" w14:textId="4DB013BE" w:rsidR="00961840" w:rsidRPr="00491E97" w:rsidRDefault="06AC8F0A" w:rsidP="41AC7ECA">
      <w:pPr>
        <w:spacing w:before="240" w:after="240"/>
      </w:pPr>
      <w:r w:rsidRPr="00042323">
        <w:rPr>
          <w:rFonts w:eastAsia="Calibri" w:cs="Calibri"/>
        </w:rPr>
        <w:t>PRIDE properties were treated by the prompts as dataset-level descriptors. The prompts specified how these descriptors should populate the extraction schema and distinguished anatomical regions, biological cell populations, named cell lines and sample materials. Every extracted value was required to have its own evidence. For PRIDE property-derived values, the production prompt requested the complete corresponding property line.</w:t>
      </w:r>
    </w:p>
    <w:p w14:paraId="3355F315" w14:textId="6F99C4F0" w:rsidR="00961840" w:rsidRPr="00491E97" w:rsidRDefault="06AC8F0A" w:rsidP="41AC7ECA">
      <w:pPr>
        <w:pStyle w:val="Heading3"/>
        <w:spacing w:before="281" w:after="281"/>
      </w:pPr>
      <w:r w:rsidRPr="00042323">
        <w:rPr>
          <w:rFonts w:eastAsia="Calibri" w:cs="Calibri"/>
          <w:b/>
        </w:rPr>
        <w:t>Model inference and execution</w:t>
      </w:r>
    </w:p>
    <w:p w14:paraId="50C1820A" w14:textId="4116B519" w:rsidR="3C636CA2" w:rsidRDefault="3C636CA2" w:rsidP="4A4920C1">
      <w:pPr>
        <w:spacing w:before="240" w:after="240"/>
      </w:pPr>
      <w:r w:rsidRPr="4A4920C1">
        <w:rPr>
          <w:rFonts w:eastAsia="Calibri" w:cs="Calibri"/>
        </w:rPr>
        <w:t>For the production runs and source-comparison experiments described here, Qwen was served locally through vLLM using the recorded model identifier Qwen/Qwen3.8-27B. Inference used the vLLM 0.27.1 container with model weights loaded in BF16 precision without quantization. Each model server used one NVIDIA B300 GPU, a tensor-parallel size of one, a maximum sequence length of 65,536 tokens and a GPU-memory-utilization setting of 0.70. Model loading occupied approximately 51.1 GiB of GPU memory, excluding additional memory required for the key</w:t>
      </w:r>
      <w:r w:rsidR="00BC78F7">
        <w:rPr>
          <w:rFonts w:eastAsia="Calibri" w:cs="Calibri"/>
        </w:rPr>
        <w:t>-</w:t>
      </w:r>
      <w:r w:rsidRPr="4A4920C1">
        <w:rPr>
          <w:rFonts w:eastAsia="Calibri" w:cs="Calibri"/>
        </w:rPr>
        <w:t>value cache and runtime overhead.</w:t>
      </w:r>
    </w:p>
    <w:p w14:paraId="0B4BF48C" w14:textId="4006A811" w:rsidR="3C636CA2" w:rsidRDefault="3C636CA2" w:rsidP="4A4920C1">
      <w:pPr>
        <w:spacing w:before="240" w:after="240"/>
      </w:pPr>
      <w:r w:rsidRPr="4A4920C1">
        <w:rPr>
          <w:rFonts w:eastAsia="Calibri" w:cs="Calibri"/>
        </w:rPr>
        <w:t>The corpus of 1,73</w:t>
      </w:r>
      <w:r w:rsidR="00BC78F7">
        <w:rPr>
          <w:rFonts w:eastAsia="Calibri" w:cs="Calibri"/>
        </w:rPr>
        <w:t>6</w:t>
      </w:r>
      <w:r w:rsidRPr="4A4920C1">
        <w:rPr>
          <w:rFonts w:eastAsia="Calibri" w:cs="Calibri"/>
        </w:rPr>
        <w:t xml:space="preserve"> projects was partitioned into eight shards of 217</w:t>
      </w:r>
      <w:r w:rsidR="00BC78F7">
        <w:rPr>
          <w:rFonts w:eastAsia="Calibri" w:cs="Calibri"/>
        </w:rPr>
        <w:t>-</w:t>
      </w:r>
      <w:r w:rsidRPr="4A4920C1">
        <w:rPr>
          <w:rFonts w:eastAsia="Calibri" w:cs="Calibri"/>
        </w:rPr>
        <w:t>218 projects. Independent model servers processed the shards, with biological, technical and experimental-design extraction executed within each shard. Production tasks were scheduled at staggered times, whereas the source-comparison experiments allocated eight GPUs concurrently. Production tasks reserved 32 CPU units and 256 GiB of host memory per server; the eight-worker source-comparison jobs reserved 96 CPU units and 2 TiB of host memory in total. These allocations describe the tested configurations rather than minimum hardware requirements. Model snapshots, extraction prompts and configuration files were retained for reproducibility. The manuscript-input and PRIDE-only conditions used copies of the same frozen production pipeline.</w:t>
      </w:r>
    </w:p>
    <w:p w14:paraId="7EB7148A" w14:textId="779681EB" w:rsidR="3C636CA2" w:rsidRDefault="3C636CA2" w:rsidP="4A4920C1">
      <w:pPr>
        <w:spacing w:before="240" w:after="240"/>
      </w:pPr>
      <w:r w:rsidRPr="4A4920C1">
        <w:rPr>
          <w:rFonts w:eastAsia="Calibri" w:cs="Calibri"/>
        </w:rPr>
        <w:t>The standard DocETL request timeout was 600 seconds, with automatic timeout retries disabled at that level. Targeted repair runs used an existing configuration with a 1,800-second timeout. These settings governed execution and recovery; they were not used as criteria for accepting an extracted value.</w:t>
      </w:r>
    </w:p>
    <w:p w14:paraId="4972B12A" w14:textId="3212E3D6" w:rsidR="3C636CA2" w:rsidRDefault="3C636CA2" w:rsidP="4A4920C1">
      <w:pPr>
        <w:spacing w:before="240" w:after="240"/>
      </w:pPr>
      <w:r w:rsidRPr="4A4920C1">
        <w:rPr>
          <w:rFonts w:eastAsia="Calibri" w:cs="Calibri"/>
        </w:rPr>
        <w:t>The manuscript-plus-PRIDE production run consumed 4.20 allocated B300 GPU-hours, including targeted recovery jobs. The interval from the first task starting to the final recovery task completing was 5 h 14 min, including gaps between scheduled tasks. The completed run produced 5,211 raw and 5,211 normalized agent outputs across all 1,</w:t>
      </w:r>
      <w:r w:rsidR="018D1229" w:rsidRPr="32502E8B">
        <w:rPr>
          <w:rFonts w:eastAsia="Calibri" w:cs="Calibri"/>
        </w:rPr>
        <w:t>73</w:t>
      </w:r>
      <w:r w:rsidR="40F2C0A5" w:rsidRPr="32502E8B">
        <w:rPr>
          <w:rFonts w:eastAsia="Calibri" w:cs="Calibri"/>
        </w:rPr>
        <w:t>6</w:t>
      </w:r>
      <w:r w:rsidRPr="4A4920C1">
        <w:rPr>
          <w:rFonts w:eastAsia="Calibri" w:cs="Calibri"/>
        </w:rPr>
        <w:t xml:space="preserve"> projects. In the five initially complete shards with retained phase timings, server startup required 232–273 seconds and subsequent extraction, normalization and output auditing required 741–1,638 seconds per shard.</w:t>
      </w:r>
    </w:p>
    <w:p w14:paraId="0A66C0AF" w14:textId="14D748C2" w:rsidR="3C636CA2" w:rsidRDefault="3C636CA2" w:rsidP="4A4920C1">
      <w:pPr>
        <w:spacing w:before="240" w:after="240"/>
      </w:pPr>
      <w:r w:rsidRPr="4A4920C1">
        <w:rPr>
          <w:rFonts w:eastAsia="Calibri" w:cs="Calibri"/>
        </w:rPr>
        <w:t>For the manuscript-only control, the eight-GPU main job lasted 32 min 01 s. Nine missing agent records were subsequently recovered from cached model responses without additional inference in a CPU job lasting 2 min 15 s. Including the intervening scheduling gap, completion took 56 min 08 s. Reported runtimes exclude initial model downloads, ontology retrieval and index construction, input preparation and downstream benchmark scoring</w:t>
      </w:r>
    </w:p>
    <w:p w14:paraId="04D1F27A" w14:textId="356DC437" w:rsidR="00961840" w:rsidRPr="00491E97" w:rsidRDefault="06AC8F0A" w:rsidP="41AC7ECA">
      <w:pPr>
        <w:pStyle w:val="Heading3"/>
        <w:spacing w:before="281" w:after="281"/>
      </w:pPr>
      <w:r w:rsidRPr="00042323">
        <w:rPr>
          <w:rFonts w:eastAsia="Calibri" w:cs="Calibri"/>
          <w:b/>
        </w:rPr>
        <w:t>Ontology normalization</w:t>
      </w:r>
    </w:p>
    <w:p w14:paraId="469F61EC" w14:textId="0B80979A" w:rsidR="00961840" w:rsidRPr="00491E97" w:rsidRDefault="06AC8F0A" w:rsidP="41AC7ECA">
      <w:pPr>
        <w:spacing w:before="240" w:after="240"/>
      </w:pPr>
      <w:r w:rsidRPr="00042323">
        <w:rPr>
          <w:rFonts w:eastAsia="Calibri" w:cs="Calibri"/>
        </w:rPr>
        <w:t>Extracted values were normalized using field-specific ontology mappings. The configured resources comprised 19 ontologies or controlled vocabularies, including CL, CLO, UBERON, a curated NCBITaxon-derived species subset, DOID, Mondo, PSI-MS, UNIMOD, ChEBI, EFO and additional domain-specific resources.</w:t>
      </w:r>
    </w:p>
    <w:p w14:paraId="246016E2" w14:textId="2A2513FE" w:rsidR="00961840" w:rsidRPr="00491E97" w:rsidRDefault="06AC8F0A" w:rsidP="41AC7ECA">
      <w:pPr>
        <w:spacing w:before="240" w:after="240"/>
      </w:pPr>
      <w:r w:rsidRPr="00042323">
        <w:rPr>
          <w:rFonts w:eastAsia="Calibri" w:cs="Calibri"/>
        </w:rPr>
        <w:t>Normalization first evaluated deterministic lexical matches within the requested ontology namespace. Unambiguous primary-label matches took precedence over synonym matches. Exact or explicitly curated synonyms could also support deterministic normalization. Ambiguous labels and related synonyms were distinguished from unambiguous equivalence rather than automatically assigned to a single concept.</w:t>
      </w:r>
    </w:p>
    <w:p w14:paraId="4D75D25F" w14:textId="4226C116" w:rsidR="00961840" w:rsidRPr="00491E97" w:rsidRDefault="06AC8F0A" w:rsidP="41AC7ECA">
      <w:pPr>
        <w:spacing w:before="240" w:after="240"/>
      </w:pPr>
      <w:r w:rsidRPr="00042323">
        <w:rPr>
          <w:rFonts w:eastAsia="Calibri" w:cs="Calibri"/>
        </w:rPr>
        <w:t xml:space="preserve">Values requiring embedding-based resolution were represented using </w:t>
      </w:r>
      <w:r w:rsidRPr="00042323">
        <w:rPr>
          <w:rFonts w:ascii="Consolas" w:eastAsia="Consolas" w:hAnsi="Consolas" w:cs="Consolas"/>
        </w:rPr>
        <w:t>cambridgeltl/SapBERT-from-PubMedBERT-fulltext</w:t>
      </w:r>
      <w:r w:rsidRPr="00042323">
        <w:rPr>
          <w:rFonts w:eastAsia="Calibri" w:cs="Calibri"/>
        </w:rPr>
        <w:t xml:space="preserve">. Text was tokenized with a maximum length of 128 tokens, and the final-layer </w:t>
      </w:r>
      <w:r w:rsidRPr="00042323">
        <w:rPr>
          <w:rFonts w:ascii="Consolas" w:eastAsia="Consolas" w:hAnsi="Consolas" w:cs="Consolas"/>
        </w:rPr>
        <w:t>[CLS]</w:t>
      </w:r>
      <w:r w:rsidRPr="00042323">
        <w:rPr>
          <w:rFonts w:eastAsia="Calibri" w:cs="Calibri"/>
        </w:rPr>
        <w:t xml:space="preserve"> representation was L2-normalized. FAISS indices supported nearest-neighbour retrieval against ontology labels and indexed synonyms. The configured retrieval size was five candidates, with a similarity threshold of 0.70.</w:t>
      </w:r>
    </w:p>
    <w:p w14:paraId="6A79159E" w14:textId="18C7EBF8" w:rsidR="00961840" w:rsidRPr="00491E97" w:rsidRDefault="06AC8F0A" w:rsidP="41AC7ECA">
      <w:pPr>
        <w:spacing w:before="240" w:after="240"/>
      </w:pPr>
      <w:r w:rsidRPr="00042323">
        <w:rPr>
          <w:rFonts w:eastAsia="Calibri" w:cs="Calibri"/>
        </w:rPr>
        <w:t>Normalization retained the original extracted value alongside the ontology identifier, preferred label, similarity information and diagnostic metadata. Raw and normalized outputs were stored separately to preserve traceability and permit inspection of normalization decisions.</w:t>
      </w:r>
    </w:p>
    <w:p w14:paraId="1B0D40AA" w14:textId="6479A443" w:rsidR="00961840" w:rsidRPr="00491E97" w:rsidRDefault="06AC8F0A" w:rsidP="41AC7ECA">
      <w:pPr>
        <w:pStyle w:val="Heading3"/>
        <w:spacing w:before="281" w:after="281"/>
      </w:pPr>
      <w:r w:rsidRPr="00042323">
        <w:rPr>
          <w:rFonts w:eastAsia="Calibri" w:cs="Calibri"/>
          <w:b/>
        </w:rPr>
        <w:t>Evidence grounding and quality control</w:t>
      </w:r>
    </w:p>
    <w:p w14:paraId="70358AD1" w14:textId="3C6F86F0" w:rsidR="00961840" w:rsidRPr="00491E97" w:rsidRDefault="06AC8F0A" w:rsidP="41AC7ECA">
      <w:pPr>
        <w:spacing w:before="240" w:after="240"/>
      </w:pPr>
      <w:r w:rsidRPr="00042323">
        <w:rPr>
          <w:rFonts w:eastAsia="Calibri" w:cs="Calibri"/>
        </w:rPr>
        <w:t xml:space="preserve">Evidence quotations were checked against the prepared input text. Where possible, minor typographical differences were reconciled to the corresponding source span. Known values with missing evidence, or quotations that could not be grounded to the input, received explicit diagnostic flags. Inferred values were distinguished by an </w:t>
      </w:r>
      <w:r w:rsidRPr="00042323">
        <w:rPr>
          <w:rFonts w:ascii="Consolas" w:eastAsia="Consolas" w:hAnsi="Consolas" w:cs="Consolas"/>
        </w:rPr>
        <w:t>inferred:</w:t>
      </w:r>
      <w:r w:rsidRPr="00042323">
        <w:rPr>
          <w:rFonts w:eastAsia="Calibri" w:cs="Calibri"/>
        </w:rPr>
        <w:t xml:space="preserve"> prefix followed by supporting source text.</w:t>
      </w:r>
    </w:p>
    <w:p w14:paraId="348DB198" w14:textId="2247EFFC" w:rsidR="00961840" w:rsidRPr="00491E97" w:rsidRDefault="06AC8F0A" w:rsidP="41AC7ECA">
      <w:pPr>
        <w:spacing w:before="240" w:after="240"/>
      </w:pPr>
      <w:r w:rsidRPr="00042323">
        <w:rPr>
          <w:rFonts w:eastAsia="Calibri" w:cs="Calibri"/>
        </w:rPr>
        <w:t>Three complementary checks assessed potential inconsistencies. First, ontology-supported cross-field checks evaluated biological relationships, including consistency between cell lines and species and between cellular, disease and anatomical annotations. Second, a NegEx-based detector implemented through negspacy identified potentially negated evidence. Third, numerical checks compared extracted quantities with the values appearing in their evidence.</w:t>
      </w:r>
    </w:p>
    <w:p w14:paraId="132EEC29" w14:textId="33047E29" w:rsidR="00961840" w:rsidRPr="00491E97" w:rsidRDefault="06AC8F0A" w:rsidP="41AC7ECA">
      <w:pPr>
        <w:spacing w:before="240" w:after="240"/>
      </w:pPr>
      <w:r w:rsidRPr="00042323">
        <w:rPr>
          <w:rFonts w:eastAsia="Calibri" w:cs="Calibri"/>
        </w:rPr>
        <w:t>Diagnostic flags were retained with the annotations rather than used to delete flagged values automatically. They therefore identified records requiring review without treating every flagged extraction as demonstrably incorrect.</w:t>
      </w:r>
    </w:p>
    <w:p w14:paraId="44D7AEC0" w14:textId="3AC9858C" w:rsidR="00961840" w:rsidRPr="00491E97" w:rsidRDefault="06AC8F0A" w:rsidP="41AC7ECA">
      <w:pPr>
        <w:pStyle w:val="Heading3"/>
        <w:spacing w:before="281" w:after="281"/>
      </w:pPr>
      <w:r w:rsidRPr="00042323">
        <w:rPr>
          <w:rFonts w:eastAsia="Calibri" w:cs="Calibri"/>
          <w:b/>
        </w:rPr>
        <w:t>Output auditing and recovery</w:t>
      </w:r>
    </w:p>
    <w:p w14:paraId="00D5AF6B" w14:textId="687987D5" w:rsidR="00961840" w:rsidRPr="00491E97" w:rsidRDefault="06AC8F0A" w:rsidP="41AC7ECA">
      <w:pPr>
        <w:spacing w:before="240" w:after="240"/>
      </w:pPr>
      <w:r w:rsidRPr="00042323">
        <w:rPr>
          <w:rFonts w:eastAsia="Calibri" w:cs="Calibri"/>
        </w:rPr>
        <w:t>Mandatory QC resources were checked before extraction. Production outputs were subsequently audited for expected dataset coverage, required schemas, evidence-grounding issues and preservation of multi-value entries during normalization. Runs with missing required outputs were not marked as complete.</w:t>
      </w:r>
    </w:p>
    <w:p w14:paraId="22B7CB11" w14:textId="380FB8FF" w:rsidR="00961840" w:rsidRPr="00491E97" w:rsidRDefault="06AC8F0A" w:rsidP="41AC7ECA">
      <w:pPr>
        <w:spacing w:before="240" w:after="240"/>
      </w:pPr>
      <w:r w:rsidRPr="00042323">
        <w:rPr>
          <w:rFonts w:eastAsia="Calibri" w:cs="Calibri"/>
        </w:rPr>
        <w:t>When requests timed out, cached responses were inspected before new inference was attempted. Recoverable responses were associated with their original inputs and prompts using exact request-cache keys. Recovered responses underwent the same evidence processing, confidence assessment, normalization and QC as normally exported responses. Only missing output files were added; completed annotations were preserved.</w:t>
      </w:r>
    </w:p>
    <w:p w14:paraId="3B7FC8BD" w14:textId="35434D58" w:rsidR="00961840" w:rsidRPr="00491E97" w:rsidRDefault="06AC8F0A" w:rsidP="41AC7ECA">
      <w:pPr>
        <w:pStyle w:val="Heading3"/>
        <w:spacing w:before="281" w:after="281"/>
      </w:pPr>
      <w:r w:rsidRPr="00042323">
        <w:rPr>
          <w:rFonts w:eastAsia="Calibri" w:cs="Calibri"/>
          <w:b/>
        </w:rPr>
        <w:t>Comparison of input sources</w:t>
      </w:r>
    </w:p>
    <w:p w14:paraId="08FC5F41" w14:textId="21A70674" w:rsidR="00961840" w:rsidRPr="00491E97" w:rsidRDefault="06AC8F0A" w:rsidP="41AC7ECA">
      <w:pPr>
        <w:spacing w:before="240" w:after="240"/>
      </w:pPr>
      <w:r w:rsidRPr="00042323">
        <w:rPr>
          <w:rFonts w:eastAsia="Calibri" w:cs="Calibri"/>
        </w:rPr>
        <w:t>The contribution of different input components was evaluated using three conditions: abstract plus available methods; PRIDE project properties and available processing protocols alone; and both components combined. Source-specific inputs were generated by retaining or removing complete labelled blocks from the same prepared documents. The abstract-plus-methods condition contained no PRIDE property or protocol blocks, although its abstract text could originate from PRIDE as described above.</w:t>
      </w:r>
    </w:p>
    <w:p w14:paraId="566E37F2" w14:textId="1BD2FA4A" w:rsidR="00961840" w:rsidRPr="00491E97" w:rsidRDefault="06AC8F0A" w:rsidP="41AC7ECA">
      <w:pPr>
        <w:spacing w:before="240" w:after="240"/>
      </w:pPr>
      <w:r w:rsidRPr="00042323">
        <w:rPr>
          <w:rFonts w:eastAsia="Calibri" w:cs="Calibri"/>
        </w:rPr>
        <w:t>Coverage was measured as the number of populated metadata fields and the number of distinct values within fields per dataset. Unknown values were excluded. Multiple values within a field increased the distinct-value count but contributed only one populated field. Means were calculated separately for datasets with and without methods. Combined-input outputs were treated as independent extractions, not as the calculated union of the source-specific outputs.</w:t>
      </w:r>
    </w:p>
    <w:p w14:paraId="364C93E1" w14:textId="51844183" w:rsidR="00961840" w:rsidRPr="00042323" w:rsidRDefault="06AC8F0A" w:rsidP="41AC7ECA">
      <w:pPr>
        <w:spacing w:before="240" w:after="240"/>
        <w:rPr>
          <w:rFonts w:eastAsia="Calibri" w:cs="Calibri"/>
        </w:rPr>
      </w:pPr>
      <w:r w:rsidRPr="00042323">
        <w:rPr>
          <w:rFonts w:eastAsia="Calibri" w:cs="Calibri"/>
        </w:rPr>
        <w:t xml:space="preserve">For the abstract-plus-methods versus combined-input comparison, field overlap distinguished shared populated fields from fields populated in only one condition. Within shared fields, values were compared using one-to-one matching. Lexical, numeric and unambiguous ontology equivalence were distinguished from broader–narrower ontology relationships and SapBERT semantic candidates. Hierarchical comparisons traversed up to four </w:t>
      </w:r>
      <w:r w:rsidRPr="00042323">
        <w:rPr>
          <w:rFonts w:ascii="Consolas" w:eastAsia="Consolas" w:hAnsi="Consolas" w:cs="Consolas"/>
        </w:rPr>
        <w:t>is_a</w:t>
      </w:r>
      <w:r w:rsidRPr="00042323">
        <w:rPr>
          <w:rFonts w:eastAsia="Calibri" w:cs="Calibri"/>
        </w:rPr>
        <w:t xml:space="preserve"> edges; semantic candidates required cosine similarity of at least 0.70. Partial overlap and absence of accepted overlap were reported separately. Neither extraction was treated as ground truth, and coverage or agreement was not interpreted as an accuracy estimate.</w:t>
      </w:r>
    </w:p>
    <w:p w14:paraId="0CB62573" w14:textId="0CFD58EC" w:rsidR="00124853" w:rsidRPr="00042323" w:rsidRDefault="00124853" w:rsidP="00124853">
      <w:pPr>
        <w:pStyle w:val="Heading3"/>
        <w:rPr>
          <w:rFonts w:eastAsia="Calibri"/>
          <w:b/>
        </w:rPr>
      </w:pPr>
      <w:r w:rsidRPr="00042323">
        <w:rPr>
          <w:rFonts w:eastAsia="Calibri"/>
          <w:b/>
        </w:rPr>
        <w:t>Expert annotation</w:t>
      </w:r>
    </w:p>
    <w:p w14:paraId="02CAF01B" w14:textId="7292F037" w:rsidR="00124853" w:rsidRDefault="00124853" w:rsidP="41AC7ECA">
      <w:pPr>
        <w:spacing w:before="240" w:after="240"/>
      </w:pPr>
      <w:r w:rsidRPr="00124853">
        <w:t>Twenty-seven open-access manuscripts were annotated in brat by nine EuBIC-MS annotators: one expert covering all 27 papers and eight annotators covering overlapping batches, plus a curated consensus per paper. The three models annotated the same abstract-plus-methods text in the S0 single-prompt configuration (Section 9). Of 68 raw entity labels, 42 were retained: tagged by the consensus in at least three papers and by at least two distinct annotators. Presence agreement was Cohen's kappa on binary per-paper, per-label indicators over the papers a pair shared. Because most slots are empty, kappa was decomposed into raw agreement, chance agreement, the both-absent share and positive specific agreement (2·n11/(2·n11+n10+n01)); model–model against human–human differences were tested by an exact permutation over which raters are models (C(12,3) = 220 assignments). Value-level agreement used two schemes: exact string identity, and clusters of values within SapBERT cosine 0.70. The threshold was taken from the normaliser rather than tuned; on a negative control of 88,226 value pairs from unrelated fields SapBERT never exceeded 0.49, whereas mean-pooled SciBERT reached 0.70 on 18.2% of them, which is why SciBERT was replaced throughout. Rarity was the share of papers in which the consensus stated the field; its relation to difficulty was tested by Spearman correlation over human pairs. </w:t>
      </w:r>
    </w:p>
    <w:p w14:paraId="067D744E" w14:textId="4C7EA9F1" w:rsidR="00515380" w:rsidRPr="00042323" w:rsidRDefault="00515380" w:rsidP="00515380">
      <w:pPr>
        <w:pStyle w:val="Heading3"/>
        <w:rPr>
          <w:b/>
        </w:rPr>
      </w:pPr>
      <w:r w:rsidRPr="00042323">
        <w:rPr>
          <w:b/>
        </w:rPr>
        <w:t>Benchmark ground truth and matching</w:t>
      </w:r>
    </w:p>
    <w:p w14:paraId="15E38C3C" w14:textId="30FCA18B" w:rsidR="00515380" w:rsidRPr="00042323" w:rsidRDefault="00515380" w:rsidP="00515380">
      <w:pPr>
        <w:spacing w:before="240" w:after="240"/>
      </w:pPr>
      <w:r w:rsidRPr="00042323">
        <w:t xml:space="preserve">Prompts were developed on 107 datasets with community SDRF-Proteomics files and evaluated on 30 held-out datasets. </w:t>
      </w:r>
      <w:r w:rsidR="00DE490F">
        <w:t>Ground truth</w:t>
      </w:r>
      <w:r w:rsidRPr="00042323">
        <w:t xml:space="preserve"> values were derived per agent and field from the SDRF (12 datasets) or from curated annotation files in the same schema (18 datasets); taxon-identifier prefixes in organism values were stripped during conversion. Six fields not reported in the manuscript (material type, PTM, technology type, developmental stage, ethnicity, mass analyser) were excluded, leaving 16 fields and 179 </w:t>
      </w:r>
      <w:r w:rsidR="00DE490F">
        <w:t>ground truth</w:t>
      </w:r>
      <w:r w:rsidRPr="00042323">
        <w:t xml:space="preserve"> values per run.</w:t>
      </w:r>
    </w:p>
    <w:p w14:paraId="4F2926BC" w14:textId="3DC59578" w:rsidR="00515380" w:rsidRPr="00042323" w:rsidRDefault="00515380" w:rsidP="00515380">
      <w:pPr>
        <w:spacing w:before="240" w:after="240"/>
      </w:pPr>
      <w:r w:rsidRPr="00042323">
        <w:t xml:space="preserve">Each extracted value was compared with its </w:t>
      </w:r>
      <w:r w:rsidR="00DE490F">
        <w:t>ground truth</w:t>
      </w:r>
      <w:r w:rsidR="00DE490F" w:rsidRPr="00042323">
        <w:t xml:space="preserve"> </w:t>
      </w:r>
      <w:r w:rsidR="00DE490F">
        <w:t>ground truth</w:t>
      </w:r>
      <w:r w:rsidRPr="00042323">
        <w:t xml:space="preserve"> value by a five-level matcher: exact string; normalised string (case and trademark symbols); identical ontology term; ancestor–descendant relation within four is_a edges in CL or UBERON; SapBERT cosine ≥ 0.70. Numeric fields (replicate, sample and fraction counts, collision energy) were compared as numbers and accepted only when equal, because SapBERT places unrelated small integers above the semantic threshold. Multi-valued fields were scored per </w:t>
      </w:r>
      <w:r w:rsidR="00DE490F">
        <w:t>ground truth</w:t>
      </w:r>
      <w:r w:rsidR="00DE490F" w:rsidRPr="00042323">
        <w:t xml:space="preserve"> </w:t>
      </w:r>
      <w:r w:rsidR="00DE490F">
        <w:t>ground truth</w:t>
      </w:r>
      <w:r w:rsidRPr="00042323">
        <w:t xml:space="preserve"> value against the best extracted value, averaged. A </w:t>
      </w:r>
      <w:r w:rsidR="00DE490F">
        <w:t>ground truth</w:t>
      </w:r>
      <w:r w:rsidRPr="00042323">
        <w:t xml:space="preserve"> value counted as a true positive when an extracted value was present and its match score reached 0.50, as a false negative when no value was extracted, and as both a false positive and a false negative when a value was present but did not match. Precision, recall and F1 were computed per agent and the overall F1 is the mean over the three agents. For the ontology-backed fields (species, tissue, cell type, cell line, disease, instrument, cleavage agent, label) agreement was additionally graded by Lin similarity, 2·IC(MICA)/(IC(a)+IC(b)) with IC(c) = −log2((|descendants(c)|+1)/(N+1)), on the is_a (plus part_of for anatomy) graph of the relevant ontology, after resolving both values with the normaliser; cell types and cell lines were resolved against both CL and CLO. A missing or unresolvable extracted value scored 0; </w:t>
      </w:r>
      <w:r w:rsidR="00DE490F">
        <w:t>ground truth</w:t>
      </w:r>
      <w:r w:rsidRPr="00042323">
        <w:t xml:space="preserve"> values that did not resolve were left out of the denominator. </w:t>
      </w:r>
    </w:p>
    <w:p w14:paraId="78BFDE9F" w14:textId="6781028D" w:rsidR="00515380" w:rsidRPr="00042323" w:rsidRDefault="00515380" w:rsidP="008E4555">
      <w:pPr>
        <w:pStyle w:val="Heading3"/>
      </w:pPr>
      <w:r w:rsidRPr="00042323">
        <w:t xml:space="preserve">Cumulative </w:t>
      </w:r>
      <w:r w:rsidRPr="008E4555">
        <w:t>ablation</w:t>
      </w:r>
      <w:r w:rsidRPr="00042323">
        <w:t xml:space="preserve"> </w:t>
      </w:r>
    </w:p>
    <w:p w14:paraId="73CC8247" w14:textId="4BB80C07" w:rsidR="00515380" w:rsidRPr="00042323" w:rsidRDefault="00515380" w:rsidP="00515380">
      <w:pPr>
        <w:spacing w:before="240" w:after="240"/>
      </w:pPr>
      <w:r w:rsidRPr="00042323">
        <w:t xml:space="preserve">Six arms were run on the 30 test datasets with frozen prompts: S0, one master prompt returning bare extractions; S1, three specialised agents; S2, S1 plus field definitions, rules, examples and explicit unknown handling; S3, S2 plus structural validation with retries; S4, S3 plus gleaning; S5, S4 plus ontology normalisation. Inputs were restricted to title, abstract and methods. Each arm was run three times per model at temperature 0; figures report the mean and standard deviation over runs. Output volume is the number of non-unknown values per dataset; unanimity is the share of (dataset, field) slots whose normalised value was identical in all three runs. The composition of accepted values at S5 records which matcher level accepted each </w:t>
      </w:r>
      <w:r w:rsidR="00DE490F">
        <w:t>ground truth</w:t>
      </w:r>
      <w:r w:rsidR="00DE490F" w:rsidRPr="00042323">
        <w:t xml:space="preserve"> </w:t>
      </w:r>
      <w:r w:rsidRPr="00042323">
        <w:t xml:space="preserve">value. </w:t>
      </w:r>
      <w:r w:rsidR="00E238E0" w:rsidRPr="00E238E0">
        <w:t>A value of 'unknown' returned after normalisation is counted as an attempted value rather than a missing one, which slightly lowers precision at S5</w:t>
      </w:r>
      <w:r w:rsidR="00F03153">
        <w:t>.</w:t>
      </w:r>
    </w:p>
    <w:p w14:paraId="07AEDC33" w14:textId="0C9A2237" w:rsidR="00515380" w:rsidRPr="00042323" w:rsidRDefault="00515380" w:rsidP="008E4555">
      <w:pPr>
        <w:pStyle w:val="Heading3"/>
      </w:pPr>
      <w:r w:rsidRPr="00042323">
        <w:rPr>
          <w:rStyle w:val="Heading3Char"/>
          <w:b/>
        </w:rPr>
        <w:t xml:space="preserve">Comparison of input sources </w:t>
      </w:r>
    </w:p>
    <w:p w14:paraId="5A42547C" w14:textId="106A7280" w:rsidR="00515380" w:rsidRPr="00042323" w:rsidRDefault="00515380" w:rsidP="00515380">
      <w:pPr>
        <w:spacing w:before="240" w:after="240"/>
      </w:pPr>
      <w:r w:rsidRPr="00042323">
        <w:t>Three extractions of the 1,73</w:t>
      </w:r>
      <w:r w:rsidR="00597619" w:rsidRPr="00042323">
        <w:t>6</w:t>
      </w:r>
      <w:r w:rsidRPr="00042323">
        <w:t xml:space="preserve"> datasets were made with the frozen production pipeline: manuscript text only (abstract, plus methods where available), PRIDE project properties and protocols only, and both combined. Coverage was the number of populated fields and of distinct values per dataset, excluding unknowns, reported separately for the closed-access (1,135; PXD001017 excluded because its PRIDE-only extraction did not complete) and open-access (601) datasets. For the manuscript versus combined comparison, fields populated in both runs were compared value set against value set: lexical, numeric or unambiguous ontology equivalence; broader–narrower relation within four is_a edges; SapBERT candidate at cosine ≥ 0.70; partial overlap; no accepted overlap. The same pairs were graded with Lin similarity on the ontology-backed fields (Section 8), and the experimental-design fields with a field-appropriate rule: Lin on EFO for technology type and on EFO, Mondo, UBERON, CL and ChEBI for factor values; identity for the nine-value experimental-design vocabulary; and, for counts, equal (agree), within one (partial) or otherwise (disagree). Neither run was treated as ground truth and the two conditions are independent stochastic generations, so a dataset can lose fields when PRIDE text is added. Field counts include schema aliases. </w:t>
      </w:r>
    </w:p>
    <w:p w14:paraId="3DB00F95" w14:textId="6B5FEB92" w:rsidR="00515380" w:rsidRPr="00042323" w:rsidRDefault="00515380" w:rsidP="008E4555">
      <w:pPr>
        <w:pStyle w:val="Heading3"/>
      </w:pPr>
      <w:r w:rsidRPr="00042323">
        <w:rPr>
          <w:rStyle w:val="Heading3Char"/>
          <w:b/>
          <w:bCs/>
        </w:rPr>
        <w:t>Expression</w:t>
      </w:r>
      <w:r w:rsidRPr="00042323">
        <w:rPr>
          <w:rStyle w:val="Heading3Char"/>
          <w:b/>
        </w:rPr>
        <w:t>-based tissue prediction and file-level resolution</w:t>
      </w:r>
    </w:p>
    <w:p w14:paraId="2652AE9B" w14:textId="0FAB2E1B" w:rsidR="00515380" w:rsidRPr="00042323" w:rsidRDefault="00515380" w:rsidP="00515380">
      <w:pPr>
        <w:spacing w:before="240" w:after="240"/>
      </w:pPr>
      <w:r w:rsidRPr="00042323">
        <w:t xml:space="preserve">The 62,329 fraction-collapsed human samples of the reprocessing database (intensity-based NSAF) were scored with MLMarker (34 tissue classes, model TP_full_quant_update_20250113). Coverage is the share of MLMarker's 5,979 feature proteins quantified in a sample. Samples with coverage ≥ 0.10 were scored by the Random Forest's class probabilities; samples below it by the package's SHAP path with penalty factor 1, which removes the bone-marrow default that near-empty profiles otherwise receive. Only samples with coverage ≥ 0.10 were used for conclusions; the 183 MLMarker training projects were excluded from every comparison unless stated. </w:t>
      </w:r>
    </w:p>
    <w:p w14:paraId="4D01443A" w14:textId="77777777" w:rsidR="00515380" w:rsidRPr="00042323" w:rsidRDefault="00515380" w:rsidP="00515380">
      <w:pPr>
        <w:spacing w:before="240" w:after="240"/>
      </w:pPr>
      <w:r w:rsidRPr="00042323">
        <w:t>Concordance between HAMLET's tissue and MLMarker's top prediction was tiered by Lin similarity and UBERON graph distance: exact match; near agreement (Lin ≥ 0.70 or ≤ 2 edges); distant concordance (Lin ≥ 0.35 or ≤ 4 edges); conflict; and, separately, HAMLET tissues outside MLMarker's 34 classes. Calibration was assessed by binning the top-class probability. Healthy native and cancer/diseased cohorts were defined from HAMLET's disease state, species and material fields.</w:t>
      </w:r>
    </w:p>
    <w:p w14:paraId="44A34FB1" w14:textId="77DE5345" w:rsidR="00515380" w:rsidRPr="00042323" w:rsidRDefault="00515380" w:rsidP="00515380">
      <w:pPr>
        <w:spacing w:before="240" w:after="240"/>
      </w:pPr>
      <w:r w:rsidRPr="00042323">
        <w:t xml:space="preserve">Where HAMLET listed several tissues for a project, each file was assigned the listed tissue ranking highest in MLMarker's top five; a file whose own top prediction was one of the listed tissues counted as top-1 agreement, one rescued from rank 2–5 as top-5 agreement. Assignments were validated against file-level labels that never derive from HAMLET: community SDRFs (PXD000561, PXD020192, PXD010154, PXD006401 human files) and a sample-to-tumour-type map (PXD048734); PXD010296 was dropped because its files are rat. Projects inside MLMarker's training set are shown but marked. </w:t>
      </w:r>
    </w:p>
    <w:p w14:paraId="58742466" w14:textId="29B76CB6" w:rsidR="00515380" w:rsidRPr="00491E97" w:rsidRDefault="00F73339" w:rsidP="41AC7ECA">
      <w:pPr>
        <w:spacing w:before="240" w:after="240"/>
      </w:pPr>
      <w:r w:rsidRPr="00042323">
        <w:rPr>
          <w:b/>
        </w:rPr>
        <w:br w:type="page"/>
      </w:r>
    </w:p>
    <w:p w14:paraId="7CD24D58" w14:textId="248A1025" w:rsidR="00F73339" w:rsidRPr="00042323" w:rsidRDefault="00ED0A0A" w:rsidP="00FE2343">
      <w:pPr>
        <w:pStyle w:val="Heading1"/>
      </w:pPr>
      <w:r w:rsidRPr="00042323">
        <w:t>Supplem</w:t>
      </w:r>
      <w:r w:rsidR="00387D08" w:rsidRPr="00042323">
        <w:t>entary figures</w:t>
      </w:r>
    </w:p>
    <w:p w14:paraId="3A334B92" w14:textId="56569DFF" w:rsidR="00FB7ACA" w:rsidRDefault="00152882" w:rsidP="00FB7ACA">
      <w:r w:rsidRPr="00152882">
        <w:rPr>
          <w:noProof/>
        </w:rPr>
        <w:drawing>
          <wp:inline distT="0" distB="0" distL="0" distR="0" wp14:anchorId="53F82DDB" wp14:editId="6748E59C">
            <wp:extent cx="5760720" cy="5413375"/>
            <wp:effectExtent l="0" t="0" r="0" b="0"/>
            <wp:docPr id="1694883575" name="Picture 1">
              <a:extLst xmlns:a="http://schemas.openxmlformats.org/drawingml/2006/main">
                <a:ext uri="{FF2B5EF4-FFF2-40B4-BE49-F238E27FC236}">
                  <a16:creationId xmlns:a16="http://schemas.microsoft.com/office/drawing/2014/main" id="{EE192034-2FCC-4294-9854-F9FAB54BAA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83575" name=""/>
                    <pic:cNvPicPr/>
                  </pic:nvPicPr>
                  <pic:blipFill>
                    <a:blip r:embed="rId14"/>
                    <a:stretch>
                      <a:fillRect/>
                    </a:stretch>
                  </pic:blipFill>
                  <pic:spPr>
                    <a:xfrm>
                      <a:off x="0" y="0"/>
                      <a:ext cx="5760720" cy="5413375"/>
                    </a:xfrm>
                    <a:prstGeom prst="rect">
                      <a:avLst/>
                    </a:prstGeom>
                  </pic:spPr>
                </pic:pic>
              </a:graphicData>
            </a:graphic>
          </wp:inline>
        </w:drawing>
      </w:r>
    </w:p>
    <w:p w14:paraId="3F751AC0" w14:textId="1BC6D2AB" w:rsidR="00381948" w:rsidRPr="00B156B7" w:rsidRDefault="00381948" w:rsidP="00FB7ACA">
      <w:pPr>
        <w:rPr>
          <w:i/>
          <w:iCs/>
        </w:rPr>
      </w:pPr>
      <w:r w:rsidRPr="00B156B7">
        <w:rPr>
          <w:i/>
          <w:iCs/>
        </w:rPr>
        <w:t xml:space="preserve">Supplementary figure 1. </w:t>
      </w:r>
      <w:r w:rsidR="00B156B7" w:rsidRPr="00B156B7">
        <w:rPr>
          <w:i/>
          <w:iCs/>
        </w:rPr>
        <w:t>The cumulative ablation removes unanswered fields rather than correcting wrong ones. Per model (rows: Qwen3.8-27B, Gemma 4 31B, GLM-4.7), on the 30 held-out datasets with 179 ground truth values, three runs per arm. Left (a, c, e): precision and recall per arm, mean ± SD over runs, with the mean F1 (line). Right (b, d, f): outcome of every ground truth value per arm</w:t>
      </w:r>
      <w:r w:rsidR="00B156B7">
        <w:rPr>
          <w:i/>
          <w:iCs/>
        </w:rPr>
        <w:t>,</w:t>
      </w:r>
      <w:r w:rsidR="00B156B7" w:rsidRPr="00B156B7">
        <w:rPr>
          <w:i/>
          <w:iCs/>
        </w:rPr>
        <w:t xml:space="preserve"> matched by the five-level matcher (score ≥ 0.50), a value produced that did not match, or no value produced. Precision stays within 0.77–0.87 across the whole staircase while recall rises from 0.17</w:t>
      </w:r>
      <w:r w:rsidR="00B156B7">
        <w:rPr>
          <w:i/>
          <w:iCs/>
        </w:rPr>
        <w:t>-</w:t>
      </w:r>
      <w:r w:rsidR="00B156B7" w:rsidRPr="00B156B7">
        <w:rPr>
          <w:i/>
          <w:iCs/>
        </w:rPr>
        <w:t>0.55 at S0 to ~0.76 at S5, and the share of values left unanswered falls from 35</w:t>
      </w:r>
      <w:r w:rsidR="00B156B7">
        <w:rPr>
          <w:i/>
          <w:iCs/>
        </w:rPr>
        <w:t>-</w:t>
      </w:r>
      <w:r w:rsidR="00B156B7" w:rsidRPr="00B156B7">
        <w:rPr>
          <w:i/>
          <w:iCs/>
        </w:rPr>
        <w:t>80 % to 2 %.</w:t>
      </w:r>
    </w:p>
    <w:p w14:paraId="6EE13BBA" w14:textId="47CBA32F" w:rsidR="00DF4451" w:rsidRPr="00042323" w:rsidRDefault="00DF4451">
      <w:pPr>
        <w:spacing w:after="160" w:line="278" w:lineRule="auto"/>
        <w:rPr>
          <w:b/>
        </w:rPr>
      </w:pPr>
      <w:r w:rsidRPr="00042323">
        <w:rPr>
          <w:b/>
          <w:bCs/>
          <w:noProof/>
        </w:rPr>
        <w:drawing>
          <wp:inline distT="0" distB="0" distL="0" distR="0" wp14:anchorId="6A400DE6" wp14:editId="4F91A501">
            <wp:extent cx="5760720" cy="4445000"/>
            <wp:effectExtent l="0" t="0" r="0" b="0"/>
            <wp:docPr id="2108039768" name="Picture 5">
              <a:extLst xmlns:a="http://schemas.openxmlformats.org/drawingml/2006/main">
                <a:ext uri="{FF2B5EF4-FFF2-40B4-BE49-F238E27FC236}">
                  <a16:creationId xmlns:a16="http://schemas.microsoft.com/office/drawing/2014/main" id="{A54D04C1-AE70-42B0-95F4-75988ADF66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18280" name=""/>
                    <pic:cNvPicPr/>
                  </pic:nvPicPr>
                  <pic:blipFill>
                    <a:blip r:embed="rId15"/>
                    <a:stretch>
                      <a:fillRect/>
                    </a:stretch>
                  </pic:blipFill>
                  <pic:spPr>
                    <a:xfrm>
                      <a:off x="0" y="0"/>
                      <a:ext cx="5760720" cy="4445000"/>
                    </a:xfrm>
                    <a:prstGeom prst="rect">
                      <a:avLst/>
                    </a:prstGeom>
                  </pic:spPr>
                </pic:pic>
              </a:graphicData>
            </a:graphic>
          </wp:inline>
        </w:drawing>
      </w:r>
    </w:p>
    <w:p w14:paraId="3B0C11A1" w14:textId="475773ED" w:rsidR="00115429" w:rsidRDefault="00115429">
      <w:pPr>
        <w:spacing w:after="160" w:line="278" w:lineRule="auto"/>
        <w:rPr>
          <w:i/>
          <w:iCs/>
        </w:rPr>
      </w:pPr>
      <w:r w:rsidRPr="00115429">
        <w:rPr>
          <w:i/>
          <w:iCs/>
        </w:rPr>
        <w:t xml:space="preserve">Supplementary Figure </w:t>
      </w:r>
      <w:r w:rsidR="00081EC3">
        <w:rPr>
          <w:i/>
          <w:iCs/>
        </w:rPr>
        <w:t>2</w:t>
      </w:r>
      <w:r w:rsidRPr="00115429">
        <w:rPr>
          <w:i/>
          <w:iCs/>
        </w:rPr>
        <w:t xml:space="preserve">. Per-entity acceptance, outcome and error distance along the cumulative ablation (Qwen3.8-27B, 30 test datasets). (a) Share of </w:t>
      </w:r>
      <w:r w:rsidR="00B156B7">
        <w:rPr>
          <w:i/>
          <w:iCs/>
        </w:rPr>
        <w:t>ground truth</w:t>
      </w:r>
      <w:r w:rsidRPr="00115429">
        <w:rPr>
          <w:i/>
          <w:iCs/>
        </w:rPr>
        <w:t xml:space="preserve"> values accepted by the five-level matcher per field and arm S0–S5, grouped by agent (biological, experimental design, technical). (b) Outcome per field at S5: accepted, wrong value, or unknown; numbers in parentheses are </w:t>
      </w:r>
      <w:r w:rsidR="00DE490F">
        <w:t>ground truth</w:t>
      </w:r>
      <w:r w:rsidRPr="00115429">
        <w:rPr>
          <w:i/>
          <w:iCs/>
        </w:rPr>
        <w:t xml:space="preserve"> values; diamonds mark the share of values on which human annotators agreed for the corresponding field (Fig. 1). (c) For ontology-backed fields, how far accepted or rejected values are from the </w:t>
      </w:r>
      <w:r w:rsidR="00DE490F">
        <w:t>ground truth</w:t>
      </w:r>
      <w:r w:rsidR="00DE490F" w:rsidRPr="00042323">
        <w:rPr>
          <w:i/>
          <w:iCs/>
        </w:rPr>
        <w:t xml:space="preserve"> </w:t>
      </w:r>
      <w:r w:rsidR="00DE490F">
        <w:t>ground truth</w:t>
      </w:r>
      <w:r w:rsidRPr="00115429">
        <w:rPr>
          <w:i/>
          <w:iCs/>
        </w:rPr>
        <w:t xml:space="preserve"> term at S5: identical term, related (Lin 0.5–0.99), distant (Lin 0.01–0.5), unrelated (Lin ≤ 0.01), or</w:t>
      </w:r>
      <w:r>
        <w:rPr>
          <w:i/>
          <w:iCs/>
        </w:rPr>
        <w:t xml:space="preserve"> m</w:t>
      </w:r>
      <w:r w:rsidRPr="00115429">
        <w:rPr>
          <w:i/>
          <w:iCs/>
        </w:rPr>
        <w:t>issing.</w:t>
      </w:r>
    </w:p>
    <w:p w14:paraId="5FDC7177" w14:textId="66F2A06C" w:rsidR="009D295E" w:rsidRPr="00115429" w:rsidRDefault="005867FE">
      <w:pPr>
        <w:spacing w:after="160" w:line="278" w:lineRule="auto"/>
        <w:rPr>
          <w:i/>
        </w:rPr>
      </w:pPr>
      <w:r w:rsidRPr="005867FE">
        <w:rPr>
          <w:i/>
          <w:iCs/>
          <w:noProof/>
        </w:rPr>
        <w:drawing>
          <wp:inline distT="0" distB="0" distL="0" distR="0" wp14:anchorId="05013A29" wp14:editId="12968644">
            <wp:extent cx="5760720" cy="3460115"/>
            <wp:effectExtent l="0" t="0" r="0" b="6985"/>
            <wp:docPr id="2113745700" name="Picture 1">
              <a:extLst xmlns:a="http://schemas.openxmlformats.org/drawingml/2006/main">
                <a:ext uri="{FF2B5EF4-FFF2-40B4-BE49-F238E27FC236}">
                  <a16:creationId xmlns:a16="http://schemas.microsoft.com/office/drawing/2014/main" id="{02C802BC-010F-4FBA-81FB-2840AECC87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45700" name=""/>
                    <pic:cNvPicPr/>
                  </pic:nvPicPr>
                  <pic:blipFill>
                    <a:blip r:embed="rId16"/>
                    <a:stretch>
                      <a:fillRect/>
                    </a:stretch>
                  </pic:blipFill>
                  <pic:spPr>
                    <a:xfrm>
                      <a:off x="0" y="0"/>
                      <a:ext cx="5760720" cy="3460115"/>
                    </a:xfrm>
                    <a:prstGeom prst="rect">
                      <a:avLst/>
                    </a:prstGeom>
                  </pic:spPr>
                </pic:pic>
              </a:graphicData>
            </a:graphic>
          </wp:inline>
        </w:drawing>
      </w:r>
    </w:p>
    <w:p w14:paraId="3B1B15FA" w14:textId="2A5982C2" w:rsidR="00961840" w:rsidRPr="007B4D12" w:rsidRDefault="007B4D12" w:rsidP="41AC7ECA">
      <w:pPr>
        <w:rPr>
          <w:i/>
        </w:rPr>
      </w:pPr>
      <w:r w:rsidRPr="00042323">
        <w:rPr>
          <w:i/>
          <w:iCs/>
        </w:rPr>
        <w:t xml:space="preserve">Supplementary </w:t>
      </w:r>
      <w:r w:rsidR="005A12FE" w:rsidRPr="00042323">
        <w:rPr>
          <w:i/>
          <w:iCs/>
        </w:rPr>
        <w:t xml:space="preserve">Figure </w:t>
      </w:r>
      <w:r w:rsidR="00081EC3">
        <w:rPr>
          <w:i/>
          <w:iCs/>
        </w:rPr>
        <w:t>3</w:t>
      </w:r>
      <w:r w:rsidR="005A12FE" w:rsidRPr="00042323">
        <w:rPr>
          <w:i/>
          <w:iCs/>
        </w:rPr>
        <w:t xml:space="preserve">. </w:t>
      </w:r>
      <w:r w:rsidR="0006643A" w:rsidRPr="0006643A">
        <w:rPr>
          <w:i/>
          <w:iCs/>
        </w:rPr>
        <w:t>Agreement between the manuscript and the PRIDE descriptor per field. For each field populated by both the manuscript-only run and the descriptor-augmented run, the share of field–dataset pairs in each HAMLET matcher tier</w:t>
      </w:r>
      <w:r w:rsidR="0006643A">
        <w:rPr>
          <w:i/>
          <w:iCs/>
        </w:rPr>
        <w:t>,</w:t>
      </w:r>
      <w:r w:rsidR="0006643A" w:rsidRPr="0006643A">
        <w:rPr>
          <w:i/>
          <w:iCs/>
        </w:rPr>
        <w:t xml:space="preserve"> equivalent value sets, hierarchically related, SapBERT candidate (cosine ≥ 0.70), partial overlap, or no accepted overlap</w:t>
      </w:r>
      <w:r w:rsidR="0006643A">
        <w:rPr>
          <w:i/>
          <w:iCs/>
        </w:rPr>
        <w:t>,</w:t>
      </w:r>
      <w:r w:rsidR="0006643A" w:rsidRPr="0006643A">
        <w:rPr>
          <w:i/>
          <w:iCs/>
        </w:rPr>
        <w:t xml:space="preserve"> for closed-access (a; abstract only, 1,</w:t>
      </w:r>
      <w:r w:rsidR="66891E16" w:rsidRPr="23D3D9E7">
        <w:rPr>
          <w:i/>
          <w:iCs/>
        </w:rPr>
        <w:t>13</w:t>
      </w:r>
      <w:r w:rsidR="22C9F495" w:rsidRPr="23D3D9E7">
        <w:rPr>
          <w:i/>
          <w:iCs/>
        </w:rPr>
        <w:t>5</w:t>
      </w:r>
      <w:r w:rsidR="0006643A" w:rsidRPr="0006643A">
        <w:rPr>
          <w:i/>
          <w:iCs/>
        </w:rPr>
        <w:t xml:space="preserve"> datasets) and open-access (b; abstract + M&amp;M, 601 datasets) datasets. </w:t>
      </w:r>
    </w:p>
    <w:p w14:paraId="016BC6F8" w14:textId="3FAD909D" w:rsidR="00B06DF8" w:rsidRDefault="00B06DF8" w:rsidP="41AC7ECA">
      <w:r w:rsidRPr="00042323">
        <w:rPr>
          <w:noProof/>
        </w:rPr>
        <w:drawing>
          <wp:inline distT="0" distB="0" distL="0" distR="0" wp14:anchorId="0091A8C9" wp14:editId="33DF178A">
            <wp:extent cx="5760720" cy="5448935"/>
            <wp:effectExtent l="0" t="0" r="0" b="0"/>
            <wp:docPr id="1298491134" name="Picture 1">
              <a:extLst xmlns:a="http://schemas.openxmlformats.org/drawingml/2006/main">
                <a:ext uri="{FF2B5EF4-FFF2-40B4-BE49-F238E27FC236}">
                  <a16:creationId xmlns:a16="http://schemas.microsoft.com/office/drawing/2014/main" id="{D90B4EE5-BEF4-4319-95A6-7165C96489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83794" name=""/>
                    <pic:cNvPicPr/>
                  </pic:nvPicPr>
                  <pic:blipFill>
                    <a:blip r:embed="rId17"/>
                    <a:stretch>
                      <a:fillRect/>
                    </a:stretch>
                  </pic:blipFill>
                  <pic:spPr>
                    <a:xfrm>
                      <a:off x="0" y="0"/>
                      <a:ext cx="5760720" cy="5448935"/>
                    </a:xfrm>
                    <a:prstGeom prst="rect">
                      <a:avLst/>
                    </a:prstGeom>
                  </pic:spPr>
                </pic:pic>
              </a:graphicData>
            </a:graphic>
          </wp:inline>
        </w:drawing>
      </w:r>
    </w:p>
    <w:p w14:paraId="746E694A" w14:textId="00B8FFA4" w:rsidR="00960441" w:rsidRPr="007B4D12" w:rsidRDefault="007B4D12" w:rsidP="00420722">
      <w:pPr>
        <w:rPr>
          <w:i/>
        </w:rPr>
      </w:pPr>
      <w:r w:rsidRPr="007B4D12">
        <w:rPr>
          <w:i/>
          <w:iCs/>
        </w:rPr>
        <w:t xml:space="preserve">Supplementary figure </w:t>
      </w:r>
      <w:r w:rsidR="00081EC3">
        <w:rPr>
          <w:i/>
          <w:iCs/>
        </w:rPr>
        <w:t>4</w:t>
      </w:r>
      <w:r>
        <w:rPr>
          <w:i/>
          <w:iCs/>
        </w:rPr>
        <w:t>:</w:t>
      </w:r>
      <w:r w:rsidR="00420722" w:rsidRPr="00420722">
        <w:t xml:space="preserve"> </w:t>
      </w:r>
      <w:r w:rsidR="00420722" w:rsidRPr="00420722">
        <w:rPr>
          <w:i/>
          <w:iCs/>
        </w:rPr>
        <w:t>Worked examples of raw-file tissue disambiguation. For each project, HAMLET's project-level tissue call (top row), MLMarker's per-file prediction (middle row) and, where available, file-level ground truth (bottom row); each file is one coloured segment, coloured by tissue (legend). (a) PXD006401: HAMLET lists two tissues (tonsil, kidney); SDRF ground truth shows all human files are tonsil (14 files). (b) PXD048734: a cancer atlas with tissue of origin annotated per sample, 7 tissues listed by HAMLET (58 files). (c) PXD048647: 2 tissues listed by HAMLET (colon, rectum), no run-level ground truth available (20 files). (d</w:t>
      </w:r>
      <w:r w:rsidR="00420722">
        <w:rPr>
          <w:i/>
          <w:iCs/>
        </w:rPr>
        <w:t>-</w:t>
      </w:r>
      <w:r w:rsidR="00420722" w:rsidRPr="00420722">
        <w:rPr>
          <w:i/>
          <w:iCs/>
        </w:rPr>
        <w:t>f) Projects inside MLMarker's training set, with SDRF ground truth available: (d) PXD020192, 11 tissues listed against 40 annotated organism parts (92 files); (e) PXD010154, 28 tissues listed (40 files); (f) PXD000561, a draft human proteome map, 14 tissues listed (85 files).</w:t>
      </w:r>
      <w:r w:rsidR="00420722">
        <w:rPr>
          <w:i/>
          <w:iCs/>
        </w:rPr>
        <w:t xml:space="preserve"> Crosses indicate misannotations by MLMarker. </w:t>
      </w:r>
    </w:p>
    <w:p w14:paraId="48884D42" w14:textId="77777777" w:rsidR="00A03578" w:rsidRPr="00042323" w:rsidRDefault="00A03578" w:rsidP="00960441"/>
    <w:p w14:paraId="5965C114" w14:textId="77777777" w:rsidR="00A03578" w:rsidRPr="00042323" w:rsidRDefault="00A03578">
      <w:pPr>
        <w:spacing w:after="160" w:line="278" w:lineRule="auto"/>
      </w:pPr>
      <w:r w:rsidRPr="00042323">
        <w:br w:type="page"/>
      </w:r>
    </w:p>
    <w:p w14:paraId="09CB03CE" w14:textId="3008B71E" w:rsidR="00A03578" w:rsidRPr="00042323" w:rsidRDefault="00A03578" w:rsidP="00960441">
      <w:r w:rsidRPr="00042323">
        <w:t>Supplementary table S1</w:t>
      </w:r>
    </w:p>
    <w:tbl>
      <w:tblPr>
        <w:tblStyle w:val="PlainTable1"/>
        <w:tblW w:w="8784" w:type="dxa"/>
        <w:tblLook w:val="04A0" w:firstRow="1" w:lastRow="0" w:firstColumn="1" w:lastColumn="0" w:noHBand="0" w:noVBand="1"/>
      </w:tblPr>
      <w:tblGrid>
        <w:gridCol w:w="2052"/>
        <w:gridCol w:w="3159"/>
        <w:gridCol w:w="1169"/>
        <w:gridCol w:w="960"/>
        <w:gridCol w:w="1550"/>
      </w:tblGrid>
      <w:tr w:rsidR="003C7D75" w:rsidRPr="003C7D75" w14:paraId="6F0B4EF3" w14:textId="77777777" w:rsidTr="00187E8B">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tcPr>
          <w:p w14:paraId="4021D52A" w14:textId="4575B4FE"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Agent</w:t>
            </w:r>
          </w:p>
        </w:tc>
        <w:tc>
          <w:tcPr>
            <w:tcW w:w="3073" w:type="dxa"/>
            <w:noWrap/>
          </w:tcPr>
          <w:p w14:paraId="6CFB94B5" w14:textId="612B75D7" w:rsidR="003C7D75" w:rsidRPr="00042323" w:rsidRDefault="003C7D75" w:rsidP="003C7D75">
            <w:pPr>
              <w:spacing w:after="0"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Field</w:t>
            </w:r>
          </w:p>
        </w:tc>
        <w:tc>
          <w:tcPr>
            <w:tcW w:w="1149" w:type="dxa"/>
            <w:noWrap/>
          </w:tcPr>
          <w:p w14:paraId="0A84C58A" w14:textId="19602A52" w:rsidR="003C7D75" w:rsidRPr="00042323" w:rsidRDefault="003C7D75" w:rsidP="003C7D75">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Datasets annotated</w:t>
            </w:r>
          </w:p>
        </w:tc>
        <w:tc>
          <w:tcPr>
            <w:tcW w:w="960" w:type="dxa"/>
            <w:noWrap/>
          </w:tcPr>
          <w:p w14:paraId="229AF442" w14:textId="294139EC" w:rsidR="003C7D75" w:rsidRPr="00042323" w:rsidRDefault="003C7D75" w:rsidP="003C7D75">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Several values</w:t>
            </w:r>
          </w:p>
        </w:tc>
        <w:tc>
          <w:tcPr>
            <w:tcW w:w="1550" w:type="dxa"/>
            <w:noWrap/>
          </w:tcPr>
          <w:p w14:paraId="2D995980" w14:textId="702B15F9" w:rsidR="003C7D75" w:rsidRPr="00042323" w:rsidRDefault="003C7D75" w:rsidP="003C7D75">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Share multi-value</w:t>
            </w:r>
            <w:r w:rsidR="00187E8B" w:rsidRPr="00042323">
              <w:rPr>
                <w:rFonts w:ascii="Aptos Narrow" w:eastAsia="Times New Roman" w:hAnsi="Aptos Narrow" w:cs="Times New Roman"/>
                <w:color w:val="000000"/>
                <w:lang w:eastAsia="nl-BE"/>
              </w:rPr>
              <w:t>d</w:t>
            </w:r>
          </w:p>
        </w:tc>
      </w:tr>
      <w:tr w:rsidR="003C7D75" w:rsidRPr="003C7D75" w14:paraId="7DB8487B" w14:textId="77777777" w:rsidTr="00187E8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1D0E0902"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Technical</w:t>
            </w:r>
          </w:p>
        </w:tc>
        <w:tc>
          <w:tcPr>
            <w:tcW w:w="3073" w:type="dxa"/>
            <w:noWrap/>
            <w:hideMark/>
          </w:tcPr>
          <w:p w14:paraId="3E7C474D" w14:textId="77777777" w:rsidR="003C7D75" w:rsidRPr="00042323" w:rsidRDefault="003C7D75" w:rsidP="003C7D75">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instrument</w:t>
            </w:r>
          </w:p>
        </w:tc>
        <w:tc>
          <w:tcPr>
            <w:tcW w:w="1149" w:type="dxa"/>
            <w:noWrap/>
            <w:hideMark/>
          </w:tcPr>
          <w:p w14:paraId="40C829F1"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1718</w:t>
            </w:r>
          </w:p>
        </w:tc>
        <w:tc>
          <w:tcPr>
            <w:tcW w:w="960" w:type="dxa"/>
            <w:noWrap/>
            <w:hideMark/>
          </w:tcPr>
          <w:p w14:paraId="59FDDBA4"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621</w:t>
            </w:r>
          </w:p>
        </w:tc>
        <w:tc>
          <w:tcPr>
            <w:tcW w:w="1550" w:type="dxa"/>
            <w:noWrap/>
            <w:hideMark/>
          </w:tcPr>
          <w:p w14:paraId="7ADFFB4A"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0.36</w:t>
            </w:r>
          </w:p>
        </w:tc>
      </w:tr>
      <w:tr w:rsidR="003C7D75" w:rsidRPr="003C7D75" w14:paraId="4ED0DF9D" w14:textId="77777777" w:rsidTr="00187E8B">
        <w:trPr>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21C1879A"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Technical</w:t>
            </w:r>
          </w:p>
        </w:tc>
        <w:tc>
          <w:tcPr>
            <w:tcW w:w="3073" w:type="dxa"/>
            <w:noWrap/>
            <w:hideMark/>
          </w:tcPr>
          <w:p w14:paraId="187BEE99" w14:textId="77777777" w:rsidR="003C7D75" w:rsidRPr="00042323" w:rsidRDefault="003C7D75" w:rsidP="003C7D75">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acquisition_method</w:t>
            </w:r>
          </w:p>
        </w:tc>
        <w:tc>
          <w:tcPr>
            <w:tcW w:w="1149" w:type="dxa"/>
            <w:noWrap/>
            <w:hideMark/>
          </w:tcPr>
          <w:p w14:paraId="657D1A47"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1627</w:t>
            </w:r>
          </w:p>
        </w:tc>
        <w:tc>
          <w:tcPr>
            <w:tcW w:w="960" w:type="dxa"/>
            <w:noWrap/>
            <w:hideMark/>
          </w:tcPr>
          <w:p w14:paraId="0B660690"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617</w:t>
            </w:r>
          </w:p>
        </w:tc>
        <w:tc>
          <w:tcPr>
            <w:tcW w:w="1550" w:type="dxa"/>
            <w:noWrap/>
            <w:hideMark/>
          </w:tcPr>
          <w:p w14:paraId="641683F3"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0.38</w:t>
            </w:r>
          </w:p>
        </w:tc>
      </w:tr>
      <w:tr w:rsidR="003C7D75" w:rsidRPr="003C7D75" w14:paraId="27B3D772" w14:textId="77777777" w:rsidTr="00187E8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3E1F57D0"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Technical</w:t>
            </w:r>
          </w:p>
        </w:tc>
        <w:tc>
          <w:tcPr>
            <w:tcW w:w="3073" w:type="dxa"/>
            <w:noWrap/>
            <w:hideMark/>
          </w:tcPr>
          <w:p w14:paraId="53788EDE" w14:textId="77777777" w:rsidR="003C7D75" w:rsidRPr="00042323" w:rsidRDefault="003C7D75" w:rsidP="003C7D75">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cleavage_agent</w:t>
            </w:r>
          </w:p>
        </w:tc>
        <w:tc>
          <w:tcPr>
            <w:tcW w:w="1149" w:type="dxa"/>
            <w:noWrap/>
            <w:hideMark/>
          </w:tcPr>
          <w:p w14:paraId="530DBF5A"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1579</w:t>
            </w:r>
          </w:p>
        </w:tc>
        <w:tc>
          <w:tcPr>
            <w:tcW w:w="960" w:type="dxa"/>
            <w:noWrap/>
            <w:hideMark/>
          </w:tcPr>
          <w:p w14:paraId="5172BE54"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470</w:t>
            </w:r>
          </w:p>
        </w:tc>
        <w:tc>
          <w:tcPr>
            <w:tcW w:w="1550" w:type="dxa"/>
            <w:noWrap/>
            <w:hideMark/>
          </w:tcPr>
          <w:p w14:paraId="39FC862A"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0.3</w:t>
            </w:r>
          </w:p>
        </w:tc>
      </w:tr>
      <w:tr w:rsidR="003C7D75" w:rsidRPr="003C7D75" w14:paraId="229795A7" w14:textId="77777777" w:rsidTr="00187E8B">
        <w:trPr>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395CF041"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Biological</w:t>
            </w:r>
          </w:p>
        </w:tc>
        <w:tc>
          <w:tcPr>
            <w:tcW w:w="3073" w:type="dxa"/>
            <w:noWrap/>
            <w:hideMark/>
          </w:tcPr>
          <w:p w14:paraId="3D79BE29" w14:textId="77777777" w:rsidR="003C7D75" w:rsidRPr="00042323" w:rsidRDefault="003C7D75" w:rsidP="003C7D75">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cell_type</w:t>
            </w:r>
          </w:p>
        </w:tc>
        <w:tc>
          <w:tcPr>
            <w:tcW w:w="1149" w:type="dxa"/>
            <w:noWrap/>
            <w:hideMark/>
          </w:tcPr>
          <w:p w14:paraId="02810EDA"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1317</w:t>
            </w:r>
          </w:p>
        </w:tc>
        <w:tc>
          <w:tcPr>
            <w:tcW w:w="960" w:type="dxa"/>
            <w:noWrap/>
            <w:hideMark/>
          </w:tcPr>
          <w:p w14:paraId="2C238083"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426</w:t>
            </w:r>
          </w:p>
        </w:tc>
        <w:tc>
          <w:tcPr>
            <w:tcW w:w="1550" w:type="dxa"/>
            <w:noWrap/>
            <w:hideMark/>
          </w:tcPr>
          <w:p w14:paraId="6905E7B9"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0.32</w:t>
            </w:r>
          </w:p>
        </w:tc>
      </w:tr>
      <w:tr w:rsidR="003C7D75" w:rsidRPr="003C7D75" w14:paraId="21CC8813" w14:textId="77777777" w:rsidTr="00187E8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2C54DB4C"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Technical</w:t>
            </w:r>
          </w:p>
        </w:tc>
        <w:tc>
          <w:tcPr>
            <w:tcW w:w="3073" w:type="dxa"/>
            <w:noWrap/>
            <w:hideMark/>
          </w:tcPr>
          <w:p w14:paraId="4E6DABDB" w14:textId="77777777" w:rsidR="003C7D75" w:rsidRPr="00042323" w:rsidRDefault="003C7D75" w:rsidP="003C7D75">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labeling</w:t>
            </w:r>
          </w:p>
        </w:tc>
        <w:tc>
          <w:tcPr>
            <w:tcW w:w="1149" w:type="dxa"/>
            <w:noWrap/>
            <w:hideMark/>
          </w:tcPr>
          <w:p w14:paraId="6066C1B4"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1704</w:t>
            </w:r>
          </w:p>
        </w:tc>
        <w:tc>
          <w:tcPr>
            <w:tcW w:w="960" w:type="dxa"/>
            <w:noWrap/>
            <w:hideMark/>
          </w:tcPr>
          <w:p w14:paraId="61220BBA"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352</w:t>
            </w:r>
          </w:p>
        </w:tc>
        <w:tc>
          <w:tcPr>
            <w:tcW w:w="1550" w:type="dxa"/>
            <w:noWrap/>
            <w:hideMark/>
          </w:tcPr>
          <w:p w14:paraId="7228C9A4"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0.21</w:t>
            </w:r>
          </w:p>
        </w:tc>
      </w:tr>
      <w:tr w:rsidR="003C7D75" w:rsidRPr="003C7D75" w14:paraId="3DC51156" w14:textId="77777777" w:rsidTr="00187E8B">
        <w:trPr>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3E8CFF2B"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Biological</w:t>
            </w:r>
          </w:p>
        </w:tc>
        <w:tc>
          <w:tcPr>
            <w:tcW w:w="3073" w:type="dxa"/>
            <w:noWrap/>
            <w:hideMark/>
          </w:tcPr>
          <w:p w14:paraId="4225EC4A" w14:textId="77777777" w:rsidR="003C7D75" w:rsidRPr="00042323" w:rsidRDefault="003C7D75" w:rsidP="003C7D75">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disease_state</w:t>
            </w:r>
          </w:p>
        </w:tc>
        <w:tc>
          <w:tcPr>
            <w:tcW w:w="1149" w:type="dxa"/>
            <w:noWrap/>
            <w:hideMark/>
          </w:tcPr>
          <w:p w14:paraId="43E69A4A"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1457</w:t>
            </w:r>
          </w:p>
        </w:tc>
        <w:tc>
          <w:tcPr>
            <w:tcW w:w="960" w:type="dxa"/>
            <w:noWrap/>
            <w:hideMark/>
          </w:tcPr>
          <w:p w14:paraId="00B9E6B2"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321</w:t>
            </w:r>
          </w:p>
        </w:tc>
        <w:tc>
          <w:tcPr>
            <w:tcW w:w="1550" w:type="dxa"/>
            <w:noWrap/>
            <w:hideMark/>
          </w:tcPr>
          <w:p w14:paraId="76D3FE06"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0.22</w:t>
            </w:r>
          </w:p>
        </w:tc>
      </w:tr>
      <w:tr w:rsidR="003C7D75" w:rsidRPr="003C7D75" w14:paraId="7A988F7B" w14:textId="77777777" w:rsidTr="00187E8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4C36D780"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Biological</w:t>
            </w:r>
          </w:p>
        </w:tc>
        <w:tc>
          <w:tcPr>
            <w:tcW w:w="3073" w:type="dxa"/>
            <w:noWrap/>
            <w:hideMark/>
          </w:tcPr>
          <w:p w14:paraId="6EF6195F" w14:textId="77777777" w:rsidR="003C7D75" w:rsidRPr="00042323" w:rsidRDefault="003C7D75" w:rsidP="003C7D75">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cell_line</w:t>
            </w:r>
          </w:p>
        </w:tc>
        <w:tc>
          <w:tcPr>
            <w:tcW w:w="1149" w:type="dxa"/>
            <w:noWrap/>
            <w:hideMark/>
          </w:tcPr>
          <w:p w14:paraId="7238437A"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816</w:t>
            </w:r>
          </w:p>
        </w:tc>
        <w:tc>
          <w:tcPr>
            <w:tcW w:w="960" w:type="dxa"/>
            <w:noWrap/>
            <w:hideMark/>
          </w:tcPr>
          <w:p w14:paraId="738183CC"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278</w:t>
            </w:r>
          </w:p>
        </w:tc>
        <w:tc>
          <w:tcPr>
            <w:tcW w:w="1550" w:type="dxa"/>
            <w:noWrap/>
            <w:hideMark/>
          </w:tcPr>
          <w:p w14:paraId="4AAA1947"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0.34</w:t>
            </w:r>
          </w:p>
        </w:tc>
      </w:tr>
      <w:tr w:rsidR="003C7D75" w:rsidRPr="003C7D75" w14:paraId="309F7394" w14:textId="77777777" w:rsidTr="00187E8B">
        <w:trPr>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49C567F4"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Biological</w:t>
            </w:r>
          </w:p>
        </w:tc>
        <w:tc>
          <w:tcPr>
            <w:tcW w:w="3073" w:type="dxa"/>
            <w:noWrap/>
            <w:hideMark/>
          </w:tcPr>
          <w:p w14:paraId="3531E8AA" w14:textId="77777777" w:rsidR="003C7D75" w:rsidRPr="00042323" w:rsidRDefault="003C7D75" w:rsidP="003C7D75">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sample_source</w:t>
            </w:r>
          </w:p>
        </w:tc>
        <w:tc>
          <w:tcPr>
            <w:tcW w:w="1149" w:type="dxa"/>
            <w:noWrap/>
            <w:hideMark/>
          </w:tcPr>
          <w:p w14:paraId="56B7803F"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1686</w:t>
            </w:r>
          </w:p>
        </w:tc>
        <w:tc>
          <w:tcPr>
            <w:tcW w:w="960" w:type="dxa"/>
            <w:noWrap/>
            <w:hideMark/>
          </w:tcPr>
          <w:p w14:paraId="58BFDD75"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234</w:t>
            </w:r>
          </w:p>
        </w:tc>
        <w:tc>
          <w:tcPr>
            <w:tcW w:w="1550" w:type="dxa"/>
            <w:noWrap/>
            <w:hideMark/>
          </w:tcPr>
          <w:p w14:paraId="539FB2E9"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0.14</w:t>
            </w:r>
          </w:p>
        </w:tc>
      </w:tr>
      <w:tr w:rsidR="003C7D75" w:rsidRPr="003C7D75" w14:paraId="6064ED0F" w14:textId="77777777" w:rsidTr="00187E8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7021D3EC"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Biological</w:t>
            </w:r>
          </w:p>
        </w:tc>
        <w:tc>
          <w:tcPr>
            <w:tcW w:w="3073" w:type="dxa"/>
            <w:noWrap/>
            <w:hideMark/>
          </w:tcPr>
          <w:p w14:paraId="5CCBF8CC" w14:textId="77777777" w:rsidR="003C7D75" w:rsidRPr="00042323" w:rsidRDefault="003C7D75" w:rsidP="003C7D75">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tissue</w:t>
            </w:r>
          </w:p>
        </w:tc>
        <w:tc>
          <w:tcPr>
            <w:tcW w:w="1149" w:type="dxa"/>
            <w:noWrap/>
            <w:hideMark/>
          </w:tcPr>
          <w:p w14:paraId="181491E3"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1306</w:t>
            </w:r>
          </w:p>
        </w:tc>
        <w:tc>
          <w:tcPr>
            <w:tcW w:w="960" w:type="dxa"/>
            <w:noWrap/>
            <w:hideMark/>
          </w:tcPr>
          <w:p w14:paraId="682D7AE4"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199</w:t>
            </w:r>
          </w:p>
        </w:tc>
        <w:tc>
          <w:tcPr>
            <w:tcW w:w="1550" w:type="dxa"/>
            <w:noWrap/>
            <w:hideMark/>
          </w:tcPr>
          <w:p w14:paraId="33D07D55"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0.15</w:t>
            </w:r>
          </w:p>
        </w:tc>
      </w:tr>
      <w:tr w:rsidR="003C7D75" w:rsidRPr="003C7D75" w14:paraId="68DE9AC1" w14:textId="77777777" w:rsidTr="00187E8B">
        <w:trPr>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1AE747B8"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Technical</w:t>
            </w:r>
          </w:p>
        </w:tc>
        <w:tc>
          <w:tcPr>
            <w:tcW w:w="3073" w:type="dxa"/>
            <w:noWrap/>
            <w:hideMark/>
          </w:tcPr>
          <w:p w14:paraId="35B72D92" w14:textId="77777777" w:rsidR="003C7D75" w:rsidRPr="00042323" w:rsidRDefault="003C7D75" w:rsidP="003C7D75">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collision_energy</w:t>
            </w:r>
          </w:p>
        </w:tc>
        <w:tc>
          <w:tcPr>
            <w:tcW w:w="1149" w:type="dxa"/>
            <w:noWrap/>
            <w:hideMark/>
          </w:tcPr>
          <w:p w14:paraId="4F5BF7B4"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890</w:t>
            </w:r>
          </w:p>
        </w:tc>
        <w:tc>
          <w:tcPr>
            <w:tcW w:w="960" w:type="dxa"/>
            <w:noWrap/>
            <w:hideMark/>
          </w:tcPr>
          <w:p w14:paraId="163AA10A"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189</w:t>
            </w:r>
          </w:p>
        </w:tc>
        <w:tc>
          <w:tcPr>
            <w:tcW w:w="1550" w:type="dxa"/>
            <w:noWrap/>
            <w:hideMark/>
          </w:tcPr>
          <w:p w14:paraId="6240BEA5"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0.21</w:t>
            </w:r>
          </w:p>
        </w:tc>
      </w:tr>
      <w:tr w:rsidR="003C7D75" w:rsidRPr="003C7D75" w14:paraId="4B784EC9" w14:textId="77777777" w:rsidTr="00187E8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3EE3BDA6"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Technical</w:t>
            </w:r>
          </w:p>
        </w:tc>
        <w:tc>
          <w:tcPr>
            <w:tcW w:w="3073" w:type="dxa"/>
            <w:noWrap/>
            <w:hideMark/>
          </w:tcPr>
          <w:p w14:paraId="41EF537C" w14:textId="77777777" w:rsidR="003C7D75" w:rsidRPr="00042323" w:rsidRDefault="003C7D75" w:rsidP="003C7D75">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_hallucination_flags</w:t>
            </w:r>
          </w:p>
        </w:tc>
        <w:tc>
          <w:tcPr>
            <w:tcW w:w="1149" w:type="dxa"/>
            <w:noWrap/>
            <w:hideMark/>
          </w:tcPr>
          <w:p w14:paraId="15628F25"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315</w:t>
            </w:r>
          </w:p>
        </w:tc>
        <w:tc>
          <w:tcPr>
            <w:tcW w:w="960" w:type="dxa"/>
            <w:noWrap/>
            <w:hideMark/>
          </w:tcPr>
          <w:p w14:paraId="011A42C8"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185</w:t>
            </w:r>
          </w:p>
        </w:tc>
        <w:tc>
          <w:tcPr>
            <w:tcW w:w="1550" w:type="dxa"/>
            <w:noWrap/>
            <w:hideMark/>
          </w:tcPr>
          <w:p w14:paraId="678098F1"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0.59</w:t>
            </w:r>
          </w:p>
        </w:tc>
      </w:tr>
      <w:tr w:rsidR="003C7D75" w:rsidRPr="003C7D75" w14:paraId="3819666A" w14:textId="77777777" w:rsidTr="00187E8B">
        <w:trPr>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61735646"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Technical</w:t>
            </w:r>
          </w:p>
        </w:tc>
        <w:tc>
          <w:tcPr>
            <w:tcW w:w="3073" w:type="dxa"/>
            <w:noWrap/>
            <w:hideMark/>
          </w:tcPr>
          <w:p w14:paraId="20C1B2CB" w14:textId="77777777" w:rsidR="003C7D75" w:rsidRPr="00042323" w:rsidRDefault="003C7D75" w:rsidP="003C7D75">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_evidence_grounding_flags</w:t>
            </w:r>
          </w:p>
        </w:tc>
        <w:tc>
          <w:tcPr>
            <w:tcW w:w="1149" w:type="dxa"/>
            <w:noWrap/>
            <w:hideMark/>
          </w:tcPr>
          <w:p w14:paraId="41F4D6C9"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964</w:t>
            </w:r>
          </w:p>
        </w:tc>
        <w:tc>
          <w:tcPr>
            <w:tcW w:w="960" w:type="dxa"/>
            <w:noWrap/>
            <w:hideMark/>
          </w:tcPr>
          <w:p w14:paraId="68E0A9F8"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177</w:t>
            </w:r>
          </w:p>
        </w:tc>
        <w:tc>
          <w:tcPr>
            <w:tcW w:w="1550" w:type="dxa"/>
            <w:noWrap/>
            <w:hideMark/>
          </w:tcPr>
          <w:p w14:paraId="0DE57DD7"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0.18</w:t>
            </w:r>
          </w:p>
        </w:tc>
      </w:tr>
      <w:tr w:rsidR="003C7D75" w:rsidRPr="003C7D75" w14:paraId="55BBDF6D" w14:textId="77777777" w:rsidTr="00187E8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417ACB05"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ExperimentalDesign</w:t>
            </w:r>
          </w:p>
        </w:tc>
        <w:tc>
          <w:tcPr>
            <w:tcW w:w="3073" w:type="dxa"/>
            <w:noWrap/>
            <w:hideMark/>
          </w:tcPr>
          <w:p w14:paraId="1ECB68D8" w14:textId="77777777" w:rsidR="003C7D75" w:rsidRPr="00042323" w:rsidRDefault="003C7D75" w:rsidP="003C7D75">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factor_value</w:t>
            </w:r>
          </w:p>
        </w:tc>
        <w:tc>
          <w:tcPr>
            <w:tcW w:w="1149" w:type="dxa"/>
            <w:noWrap/>
            <w:hideMark/>
          </w:tcPr>
          <w:p w14:paraId="7C81DAC4"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1232</w:t>
            </w:r>
          </w:p>
        </w:tc>
        <w:tc>
          <w:tcPr>
            <w:tcW w:w="960" w:type="dxa"/>
            <w:noWrap/>
            <w:hideMark/>
          </w:tcPr>
          <w:p w14:paraId="1CB2892A"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173</w:t>
            </w:r>
          </w:p>
        </w:tc>
        <w:tc>
          <w:tcPr>
            <w:tcW w:w="1550" w:type="dxa"/>
            <w:noWrap/>
            <w:hideMark/>
          </w:tcPr>
          <w:p w14:paraId="0844E2C2"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0.14</w:t>
            </w:r>
          </w:p>
        </w:tc>
      </w:tr>
      <w:tr w:rsidR="003C7D75" w:rsidRPr="003C7D75" w14:paraId="1D54E5FF" w14:textId="77777777" w:rsidTr="00187E8B">
        <w:trPr>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23774638"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Technical</w:t>
            </w:r>
          </w:p>
        </w:tc>
        <w:tc>
          <w:tcPr>
            <w:tcW w:w="3073" w:type="dxa"/>
            <w:noWrap/>
            <w:hideMark/>
          </w:tcPr>
          <w:p w14:paraId="31CDA238" w14:textId="77777777" w:rsidR="003C7D75" w:rsidRPr="00042323" w:rsidRDefault="003C7D75" w:rsidP="003C7D75">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fragmentation_method</w:t>
            </w:r>
          </w:p>
        </w:tc>
        <w:tc>
          <w:tcPr>
            <w:tcW w:w="1149" w:type="dxa"/>
            <w:noWrap/>
            <w:hideMark/>
          </w:tcPr>
          <w:p w14:paraId="38D509F2"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1020</w:t>
            </w:r>
          </w:p>
        </w:tc>
        <w:tc>
          <w:tcPr>
            <w:tcW w:w="960" w:type="dxa"/>
            <w:noWrap/>
            <w:hideMark/>
          </w:tcPr>
          <w:p w14:paraId="5FEB6D51"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130</w:t>
            </w:r>
          </w:p>
        </w:tc>
        <w:tc>
          <w:tcPr>
            <w:tcW w:w="1550" w:type="dxa"/>
            <w:noWrap/>
            <w:hideMark/>
          </w:tcPr>
          <w:p w14:paraId="65CDA58C"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0.13</w:t>
            </w:r>
          </w:p>
        </w:tc>
      </w:tr>
      <w:tr w:rsidR="003C7D75" w:rsidRPr="003C7D75" w14:paraId="7BAA494B" w14:textId="77777777" w:rsidTr="00187E8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5D081DF5"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Technical</w:t>
            </w:r>
          </w:p>
        </w:tc>
        <w:tc>
          <w:tcPr>
            <w:tcW w:w="3073" w:type="dxa"/>
            <w:noWrap/>
            <w:hideMark/>
          </w:tcPr>
          <w:p w14:paraId="1B72344C" w14:textId="77777777" w:rsidR="003C7D75" w:rsidRPr="00042323" w:rsidRDefault="003C7D75" w:rsidP="003C7D75">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alkylation_reagent</w:t>
            </w:r>
          </w:p>
        </w:tc>
        <w:tc>
          <w:tcPr>
            <w:tcW w:w="1149" w:type="dxa"/>
            <w:noWrap/>
            <w:hideMark/>
          </w:tcPr>
          <w:p w14:paraId="074CF77E"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1376</w:t>
            </w:r>
          </w:p>
        </w:tc>
        <w:tc>
          <w:tcPr>
            <w:tcW w:w="960" w:type="dxa"/>
            <w:noWrap/>
            <w:hideMark/>
          </w:tcPr>
          <w:p w14:paraId="2EBF52E0"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121</w:t>
            </w:r>
          </w:p>
        </w:tc>
        <w:tc>
          <w:tcPr>
            <w:tcW w:w="1550" w:type="dxa"/>
            <w:noWrap/>
            <w:hideMark/>
          </w:tcPr>
          <w:p w14:paraId="7CDB1464"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0.09</w:t>
            </w:r>
          </w:p>
        </w:tc>
      </w:tr>
      <w:tr w:rsidR="003C7D75" w:rsidRPr="003C7D75" w14:paraId="41A67EF8" w14:textId="77777777" w:rsidTr="00187E8B">
        <w:trPr>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4ECAC3F2"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Technical</w:t>
            </w:r>
          </w:p>
        </w:tc>
        <w:tc>
          <w:tcPr>
            <w:tcW w:w="3073" w:type="dxa"/>
            <w:noWrap/>
            <w:hideMark/>
          </w:tcPr>
          <w:p w14:paraId="53CC04F0" w14:textId="77777777" w:rsidR="003C7D75" w:rsidRPr="00042323" w:rsidRDefault="003C7D75" w:rsidP="003C7D75">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enrichment_method</w:t>
            </w:r>
          </w:p>
        </w:tc>
        <w:tc>
          <w:tcPr>
            <w:tcW w:w="1149" w:type="dxa"/>
            <w:noWrap/>
            <w:hideMark/>
          </w:tcPr>
          <w:p w14:paraId="54E645DA"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513</w:t>
            </w:r>
          </w:p>
        </w:tc>
        <w:tc>
          <w:tcPr>
            <w:tcW w:w="960" w:type="dxa"/>
            <w:noWrap/>
            <w:hideMark/>
          </w:tcPr>
          <w:p w14:paraId="21128DCB"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110</w:t>
            </w:r>
          </w:p>
        </w:tc>
        <w:tc>
          <w:tcPr>
            <w:tcW w:w="1550" w:type="dxa"/>
            <w:noWrap/>
            <w:hideMark/>
          </w:tcPr>
          <w:p w14:paraId="5FD6772A"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0.21</w:t>
            </w:r>
          </w:p>
        </w:tc>
      </w:tr>
      <w:tr w:rsidR="003C7D75" w:rsidRPr="003C7D75" w14:paraId="3188FA53" w14:textId="77777777" w:rsidTr="00187E8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2B61BB79"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Biological</w:t>
            </w:r>
          </w:p>
        </w:tc>
        <w:tc>
          <w:tcPr>
            <w:tcW w:w="3073" w:type="dxa"/>
            <w:noWrap/>
            <w:hideMark/>
          </w:tcPr>
          <w:p w14:paraId="5F61E074" w14:textId="77777777" w:rsidR="003C7D75" w:rsidRPr="00042323" w:rsidRDefault="003C7D75" w:rsidP="003C7D75">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species</w:t>
            </w:r>
          </w:p>
        </w:tc>
        <w:tc>
          <w:tcPr>
            <w:tcW w:w="1149" w:type="dxa"/>
            <w:noWrap/>
            <w:hideMark/>
          </w:tcPr>
          <w:p w14:paraId="48ECB7A1"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1732</w:t>
            </w:r>
          </w:p>
        </w:tc>
        <w:tc>
          <w:tcPr>
            <w:tcW w:w="960" w:type="dxa"/>
            <w:noWrap/>
            <w:hideMark/>
          </w:tcPr>
          <w:p w14:paraId="3C4D6E22"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94</w:t>
            </w:r>
          </w:p>
        </w:tc>
        <w:tc>
          <w:tcPr>
            <w:tcW w:w="1550" w:type="dxa"/>
            <w:noWrap/>
            <w:hideMark/>
          </w:tcPr>
          <w:p w14:paraId="0186F59B"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0.05</w:t>
            </w:r>
          </w:p>
        </w:tc>
      </w:tr>
      <w:tr w:rsidR="003C7D75" w:rsidRPr="003C7D75" w14:paraId="4781F41C" w14:textId="77777777" w:rsidTr="00187E8B">
        <w:trPr>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6EF812C6"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Technical</w:t>
            </w:r>
          </w:p>
        </w:tc>
        <w:tc>
          <w:tcPr>
            <w:tcW w:w="3073" w:type="dxa"/>
            <w:noWrap/>
            <w:hideMark/>
          </w:tcPr>
          <w:p w14:paraId="3DF52C5B" w14:textId="77777777" w:rsidR="003C7D75" w:rsidRPr="00042323" w:rsidRDefault="003C7D75" w:rsidP="003C7D75">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reduction_concentration</w:t>
            </w:r>
          </w:p>
        </w:tc>
        <w:tc>
          <w:tcPr>
            <w:tcW w:w="1149" w:type="dxa"/>
            <w:noWrap/>
            <w:hideMark/>
          </w:tcPr>
          <w:p w14:paraId="01B36904"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1022</w:t>
            </w:r>
          </w:p>
        </w:tc>
        <w:tc>
          <w:tcPr>
            <w:tcW w:w="960" w:type="dxa"/>
            <w:noWrap/>
            <w:hideMark/>
          </w:tcPr>
          <w:p w14:paraId="5AD07CA4"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83</w:t>
            </w:r>
          </w:p>
        </w:tc>
        <w:tc>
          <w:tcPr>
            <w:tcW w:w="1550" w:type="dxa"/>
            <w:noWrap/>
            <w:hideMark/>
          </w:tcPr>
          <w:p w14:paraId="0B4A96A5"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0.08</w:t>
            </w:r>
          </w:p>
        </w:tc>
      </w:tr>
      <w:tr w:rsidR="003C7D75" w:rsidRPr="003C7D75" w14:paraId="0EC807C4" w14:textId="77777777" w:rsidTr="00187E8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5F7EAA8A"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Technical</w:t>
            </w:r>
          </w:p>
        </w:tc>
        <w:tc>
          <w:tcPr>
            <w:tcW w:w="3073" w:type="dxa"/>
            <w:noWrap/>
            <w:hideMark/>
          </w:tcPr>
          <w:p w14:paraId="19615E35" w14:textId="77777777" w:rsidR="003C7D75" w:rsidRPr="00042323" w:rsidRDefault="003C7D75" w:rsidP="003C7D75">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fractionation_method</w:t>
            </w:r>
          </w:p>
        </w:tc>
        <w:tc>
          <w:tcPr>
            <w:tcW w:w="1149" w:type="dxa"/>
            <w:noWrap/>
            <w:hideMark/>
          </w:tcPr>
          <w:p w14:paraId="4767C436"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535</w:t>
            </w:r>
          </w:p>
        </w:tc>
        <w:tc>
          <w:tcPr>
            <w:tcW w:w="960" w:type="dxa"/>
            <w:noWrap/>
            <w:hideMark/>
          </w:tcPr>
          <w:p w14:paraId="72DF24DB"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78</w:t>
            </w:r>
          </w:p>
        </w:tc>
        <w:tc>
          <w:tcPr>
            <w:tcW w:w="1550" w:type="dxa"/>
            <w:noWrap/>
            <w:hideMark/>
          </w:tcPr>
          <w:p w14:paraId="7595CC35"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0.15</w:t>
            </w:r>
          </w:p>
        </w:tc>
      </w:tr>
      <w:tr w:rsidR="003C7D75" w:rsidRPr="003C7D75" w14:paraId="20519FD7" w14:textId="77777777" w:rsidTr="00187E8B">
        <w:trPr>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2ADE9D15"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Technical</w:t>
            </w:r>
          </w:p>
        </w:tc>
        <w:tc>
          <w:tcPr>
            <w:tcW w:w="3073" w:type="dxa"/>
            <w:noWrap/>
            <w:hideMark/>
          </w:tcPr>
          <w:p w14:paraId="393CEEEB" w14:textId="77777777" w:rsidR="003C7D75" w:rsidRPr="00042323" w:rsidRDefault="003C7D75" w:rsidP="003C7D75">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alkylation_concentration</w:t>
            </w:r>
          </w:p>
        </w:tc>
        <w:tc>
          <w:tcPr>
            <w:tcW w:w="1149" w:type="dxa"/>
            <w:noWrap/>
            <w:hideMark/>
          </w:tcPr>
          <w:p w14:paraId="71A6815D"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941</w:t>
            </w:r>
          </w:p>
        </w:tc>
        <w:tc>
          <w:tcPr>
            <w:tcW w:w="960" w:type="dxa"/>
            <w:noWrap/>
            <w:hideMark/>
          </w:tcPr>
          <w:p w14:paraId="1BBDBE61"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76</w:t>
            </w:r>
          </w:p>
        </w:tc>
        <w:tc>
          <w:tcPr>
            <w:tcW w:w="1550" w:type="dxa"/>
            <w:noWrap/>
            <w:hideMark/>
          </w:tcPr>
          <w:p w14:paraId="593D50CD"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0.08</w:t>
            </w:r>
          </w:p>
        </w:tc>
      </w:tr>
      <w:tr w:rsidR="003C7D75" w:rsidRPr="003C7D75" w14:paraId="4BD68700" w14:textId="77777777" w:rsidTr="00187E8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766DCD00"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Technical</w:t>
            </w:r>
          </w:p>
        </w:tc>
        <w:tc>
          <w:tcPr>
            <w:tcW w:w="3073" w:type="dxa"/>
            <w:noWrap/>
            <w:hideMark/>
          </w:tcPr>
          <w:p w14:paraId="6D5E674B" w14:textId="77777777" w:rsidR="003C7D75" w:rsidRPr="00042323" w:rsidRDefault="003C7D75" w:rsidP="003C7D75">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reduction_reagent</w:t>
            </w:r>
          </w:p>
        </w:tc>
        <w:tc>
          <w:tcPr>
            <w:tcW w:w="1149" w:type="dxa"/>
            <w:noWrap/>
            <w:hideMark/>
          </w:tcPr>
          <w:p w14:paraId="59AD9078"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1155</w:t>
            </w:r>
          </w:p>
        </w:tc>
        <w:tc>
          <w:tcPr>
            <w:tcW w:w="960" w:type="dxa"/>
            <w:noWrap/>
            <w:hideMark/>
          </w:tcPr>
          <w:p w14:paraId="728C3EE8"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67</w:t>
            </w:r>
          </w:p>
        </w:tc>
        <w:tc>
          <w:tcPr>
            <w:tcW w:w="1550" w:type="dxa"/>
            <w:noWrap/>
            <w:hideMark/>
          </w:tcPr>
          <w:p w14:paraId="09563907"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0.06</w:t>
            </w:r>
          </w:p>
        </w:tc>
      </w:tr>
      <w:tr w:rsidR="003C7D75" w:rsidRPr="003C7D75" w14:paraId="1D0E9A78" w14:textId="77777777" w:rsidTr="00187E8B">
        <w:trPr>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0005F374"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Technical</w:t>
            </w:r>
          </w:p>
        </w:tc>
        <w:tc>
          <w:tcPr>
            <w:tcW w:w="3073" w:type="dxa"/>
            <w:noWrap/>
            <w:hideMark/>
          </w:tcPr>
          <w:p w14:paraId="7F59648E" w14:textId="77777777" w:rsidR="003C7D75" w:rsidRPr="00042323" w:rsidRDefault="003C7D75" w:rsidP="003C7D75">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ionization_type</w:t>
            </w:r>
          </w:p>
        </w:tc>
        <w:tc>
          <w:tcPr>
            <w:tcW w:w="1149" w:type="dxa"/>
            <w:noWrap/>
            <w:hideMark/>
          </w:tcPr>
          <w:p w14:paraId="23739D5D"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1059</w:t>
            </w:r>
          </w:p>
        </w:tc>
        <w:tc>
          <w:tcPr>
            <w:tcW w:w="960" w:type="dxa"/>
            <w:noWrap/>
            <w:hideMark/>
          </w:tcPr>
          <w:p w14:paraId="2568D147"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66</w:t>
            </w:r>
          </w:p>
        </w:tc>
        <w:tc>
          <w:tcPr>
            <w:tcW w:w="1550" w:type="dxa"/>
            <w:noWrap/>
            <w:hideMark/>
          </w:tcPr>
          <w:p w14:paraId="41315820"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0.06</w:t>
            </w:r>
          </w:p>
        </w:tc>
      </w:tr>
      <w:tr w:rsidR="003C7D75" w:rsidRPr="003C7D75" w14:paraId="49C612B0" w14:textId="77777777" w:rsidTr="00187E8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5448B513"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Biological</w:t>
            </w:r>
          </w:p>
        </w:tc>
        <w:tc>
          <w:tcPr>
            <w:tcW w:w="3073" w:type="dxa"/>
            <w:noWrap/>
            <w:hideMark/>
          </w:tcPr>
          <w:p w14:paraId="04577EAF" w14:textId="77777777" w:rsidR="003C7D75" w:rsidRPr="00042323" w:rsidRDefault="003C7D75" w:rsidP="003C7D75">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strain</w:t>
            </w:r>
          </w:p>
        </w:tc>
        <w:tc>
          <w:tcPr>
            <w:tcW w:w="1149" w:type="dxa"/>
            <w:noWrap/>
            <w:hideMark/>
          </w:tcPr>
          <w:p w14:paraId="2BA3BED1"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177</w:t>
            </w:r>
          </w:p>
        </w:tc>
        <w:tc>
          <w:tcPr>
            <w:tcW w:w="960" w:type="dxa"/>
            <w:noWrap/>
            <w:hideMark/>
          </w:tcPr>
          <w:p w14:paraId="43DC1717"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58</w:t>
            </w:r>
          </w:p>
        </w:tc>
        <w:tc>
          <w:tcPr>
            <w:tcW w:w="1550" w:type="dxa"/>
            <w:noWrap/>
            <w:hideMark/>
          </w:tcPr>
          <w:p w14:paraId="6D6EABEA"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0.33</w:t>
            </w:r>
          </w:p>
        </w:tc>
      </w:tr>
      <w:tr w:rsidR="003C7D75" w:rsidRPr="003C7D75" w14:paraId="55DE2391" w14:textId="77777777" w:rsidTr="00187E8B">
        <w:trPr>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4EC7CC51"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ExperimentalDesign</w:t>
            </w:r>
          </w:p>
        </w:tc>
        <w:tc>
          <w:tcPr>
            <w:tcW w:w="3073" w:type="dxa"/>
            <w:noWrap/>
            <w:hideMark/>
          </w:tcPr>
          <w:p w14:paraId="61F62C38" w14:textId="77777777" w:rsidR="003C7D75" w:rsidRPr="00042323" w:rsidRDefault="003C7D75" w:rsidP="003C7D75">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experimental_design</w:t>
            </w:r>
          </w:p>
        </w:tc>
        <w:tc>
          <w:tcPr>
            <w:tcW w:w="1149" w:type="dxa"/>
            <w:noWrap/>
            <w:hideMark/>
          </w:tcPr>
          <w:p w14:paraId="3C0B56A8"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1300</w:t>
            </w:r>
          </w:p>
        </w:tc>
        <w:tc>
          <w:tcPr>
            <w:tcW w:w="960" w:type="dxa"/>
            <w:noWrap/>
            <w:hideMark/>
          </w:tcPr>
          <w:p w14:paraId="1A083D9B"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51</w:t>
            </w:r>
          </w:p>
        </w:tc>
        <w:tc>
          <w:tcPr>
            <w:tcW w:w="1550" w:type="dxa"/>
            <w:noWrap/>
            <w:hideMark/>
          </w:tcPr>
          <w:p w14:paraId="49301D3A"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0.04</w:t>
            </w:r>
          </w:p>
        </w:tc>
      </w:tr>
      <w:tr w:rsidR="003C7D75" w:rsidRPr="003C7D75" w14:paraId="7EAE2A47" w14:textId="77777777" w:rsidTr="00187E8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4607684A"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Biological</w:t>
            </w:r>
          </w:p>
        </w:tc>
        <w:tc>
          <w:tcPr>
            <w:tcW w:w="3073" w:type="dxa"/>
            <w:noWrap/>
            <w:hideMark/>
          </w:tcPr>
          <w:p w14:paraId="2538A6F7" w14:textId="77777777" w:rsidR="003C7D75" w:rsidRPr="00042323" w:rsidRDefault="003C7D75" w:rsidP="003C7D75">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age</w:t>
            </w:r>
          </w:p>
        </w:tc>
        <w:tc>
          <w:tcPr>
            <w:tcW w:w="1149" w:type="dxa"/>
            <w:noWrap/>
            <w:hideMark/>
          </w:tcPr>
          <w:p w14:paraId="096A2188"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166</w:t>
            </w:r>
          </w:p>
        </w:tc>
        <w:tc>
          <w:tcPr>
            <w:tcW w:w="960" w:type="dxa"/>
            <w:noWrap/>
            <w:hideMark/>
          </w:tcPr>
          <w:p w14:paraId="4795230A"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38</w:t>
            </w:r>
          </w:p>
        </w:tc>
        <w:tc>
          <w:tcPr>
            <w:tcW w:w="1550" w:type="dxa"/>
            <w:noWrap/>
            <w:hideMark/>
          </w:tcPr>
          <w:p w14:paraId="3F6E1F28"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0.23</w:t>
            </w:r>
          </w:p>
        </w:tc>
      </w:tr>
      <w:tr w:rsidR="003C7D75" w:rsidRPr="003C7D75" w14:paraId="247A6AD5" w14:textId="77777777" w:rsidTr="00187E8B">
        <w:trPr>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7A98E372"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ExperimentalDesign</w:t>
            </w:r>
          </w:p>
        </w:tc>
        <w:tc>
          <w:tcPr>
            <w:tcW w:w="3073" w:type="dxa"/>
            <w:noWrap/>
            <w:hideMark/>
          </w:tcPr>
          <w:p w14:paraId="565A7DC8" w14:textId="77777777" w:rsidR="003C7D75" w:rsidRPr="00042323" w:rsidRDefault="003C7D75" w:rsidP="003C7D75">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biological_replicate</w:t>
            </w:r>
          </w:p>
        </w:tc>
        <w:tc>
          <w:tcPr>
            <w:tcW w:w="1149" w:type="dxa"/>
            <w:noWrap/>
            <w:hideMark/>
          </w:tcPr>
          <w:p w14:paraId="689834C0"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624</w:t>
            </w:r>
          </w:p>
        </w:tc>
        <w:tc>
          <w:tcPr>
            <w:tcW w:w="960" w:type="dxa"/>
            <w:noWrap/>
            <w:hideMark/>
          </w:tcPr>
          <w:p w14:paraId="322C9473"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33</w:t>
            </w:r>
          </w:p>
        </w:tc>
        <w:tc>
          <w:tcPr>
            <w:tcW w:w="1550" w:type="dxa"/>
            <w:noWrap/>
            <w:hideMark/>
          </w:tcPr>
          <w:p w14:paraId="7347CC6D"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0.05</w:t>
            </w:r>
          </w:p>
        </w:tc>
      </w:tr>
      <w:tr w:rsidR="003C7D75" w:rsidRPr="003C7D75" w14:paraId="0E026CB8" w14:textId="77777777" w:rsidTr="00187E8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07614353"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ExperimentalDesign</w:t>
            </w:r>
          </w:p>
        </w:tc>
        <w:tc>
          <w:tcPr>
            <w:tcW w:w="3073" w:type="dxa"/>
            <w:noWrap/>
            <w:hideMark/>
          </w:tcPr>
          <w:p w14:paraId="396087BE" w14:textId="77777777" w:rsidR="003C7D75" w:rsidRPr="00042323" w:rsidRDefault="003C7D75" w:rsidP="003C7D75">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number_of_biological_replicates</w:t>
            </w:r>
          </w:p>
        </w:tc>
        <w:tc>
          <w:tcPr>
            <w:tcW w:w="1149" w:type="dxa"/>
            <w:noWrap/>
            <w:hideMark/>
          </w:tcPr>
          <w:p w14:paraId="47444D87"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743</w:t>
            </w:r>
          </w:p>
        </w:tc>
        <w:tc>
          <w:tcPr>
            <w:tcW w:w="960" w:type="dxa"/>
            <w:noWrap/>
            <w:hideMark/>
          </w:tcPr>
          <w:p w14:paraId="225F1527"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21</w:t>
            </w:r>
          </w:p>
        </w:tc>
        <w:tc>
          <w:tcPr>
            <w:tcW w:w="1550" w:type="dxa"/>
            <w:noWrap/>
            <w:hideMark/>
          </w:tcPr>
          <w:p w14:paraId="34BB3C3B"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0.03</w:t>
            </w:r>
          </w:p>
        </w:tc>
      </w:tr>
      <w:tr w:rsidR="003C7D75" w:rsidRPr="003C7D75" w14:paraId="2C4E41F3" w14:textId="77777777" w:rsidTr="00187E8B">
        <w:trPr>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0E1174B0"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Biological</w:t>
            </w:r>
          </w:p>
        </w:tc>
        <w:tc>
          <w:tcPr>
            <w:tcW w:w="3073" w:type="dxa"/>
            <w:noWrap/>
            <w:hideMark/>
          </w:tcPr>
          <w:p w14:paraId="4EB62CFF" w14:textId="77777777" w:rsidR="003C7D75" w:rsidRPr="00042323" w:rsidRDefault="003C7D75" w:rsidP="003C7D75">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sex</w:t>
            </w:r>
          </w:p>
        </w:tc>
        <w:tc>
          <w:tcPr>
            <w:tcW w:w="1149" w:type="dxa"/>
            <w:noWrap/>
            <w:hideMark/>
          </w:tcPr>
          <w:p w14:paraId="3DE92128"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172</w:t>
            </w:r>
          </w:p>
        </w:tc>
        <w:tc>
          <w:tcPr>
            <w:tcW w:w="960" w:type="dxa"/>
            <w:noWrap/>
            <w:hideMark/>
          </w:tcPr>
          <w:p w14:paraId="33A9D24D"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20</w:t>
            </w:r>
          </w:p>
        </w:tc>
        <w:tc>
          <w:tcPr>
            <w:tcW w:w="1550" w:type="dxa"/>
            <w:noWrap/>
            <w:hideMark/>
          </w:tcPr>
          <w:p w14:paraId="14F5947D"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0.12</w:t>
            </w:r>
          </w:p>
        </w:tc>
      </w:tr>
      <w:tr w:rsidR="003C7D75" w:rsidRPr="003C7D75" w14:paraId="00084F77" w14:textId="77777777" w:rsidTr="00187E8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5144C624"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ExperimentalDesign</w:t>
            </w:r>
          </w:p>
        </w:tc>
        <w:tc>
          <w:tcPr>
            <w:tcW w:w="3073" w:type="dxa"/>
            <w:noWrap/>
            <w:hideMark/>
          </w:tcPr>
          <w:p w14:paraId="56723C20" w14:textId="77777777" w:rsidR="003C7D75" w:rsidRPr="00042323" w:rsidRDefault="003C7D75" w:rsidP="003C7D75">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number_of_fractions</w:t>
            </w:r>
          </w:p>
        </w:tc>
        <w:tc>
          <w:tcPr>
            <w:tcW w:w="1149" w:type="dxa"/>
            <w:noWrap/>
            <w:hideMark/>
          </w:tcPr>
          <w:p w14:paraId="77798AC9"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421</w:t>
            </w:r>
          </w:p>
        </w:tc>
        <w:tc>
          <w:tcPr>
            <w:tcW w:w="960" w:type="dxa"/>
            <w:noWrap/>
            <w:hideMark/>
          </w:tcPr>
          <w:p w14:paraId="0CCE4832"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13</w:t>
            </w:r>
          </w:p>
        </w:tc>
        <w:tc>
          <w:tcPr>
            <w:tcW w:w="1550" w:type="dxa"/>
            <w:noWrap/>
            <w:hideMark/>
          </w:tcPr>
          <w:p w14:paraId="60B44D5A"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0.03</w:t>
            </w:r>
          </w:p>
        </w:tc>
      </w:tr>
      <w:tr w:rsidR="003C7D75" w:rsidRPr="003C7D75" w14:paraId="489B6160" w14:textId="77777777" w:rsidTr="00187E8B">
        <w:trPr>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59DD2C92"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ExperimentalDesign</w:t>
            </w:r>
          </w:p>
        </w:tc>
        <w:tc>
          <w:tcPr>
            <w:tcW w:w="3073" w:type="dxa"/>
            <w:noWrap/>
            <w:hideMark/>
          </w:tcPr>
          <w:p w14:paraId="1503BA8E" w14:textId="77777777" w:rsidR="003C7D75" w:rsidRPr="00042323" w:rsidRDefault="003C7D75" w:rsidP="003C7D75">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number_of_samples</w:t>
            </w:r>
          </w:p>
        </w:tc>
        <w:tc>
          <w:tcPr>
            <w:tcW w:w="1149" w:type="dxa"/>
            <w:noWrap/>
            <w:hideMark/>
          </w:tcPr>
          <w:p w14:paraId="4B188EB6"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690</w:t>
            </w:r>
          </w:p>
        </w:tc>
        <w:tc>
          <w:tcPr>
            <w:tcW w:w="960" w:type="dxa"/>
            <w:noWrap/>
            <w:hideMark/>
          </w:tcPr>
          <w:p w14:paraId="0827ADA5"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8</w:t>
            </w:r>
          </w:p>
        </w:tc>
        <w:tc>
          <w:tcPr>
            <w:tcW w:w="1550" w:type="dxa"/>
            <w:noWrap/>
            <w:hideMark/>
          </w:tcPr>
          <w:p w14:paraId="753D3807"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0.01</w:t>
            </w:r>
          </w:p>
        </w:tc>
      </w:tr>
      <w:tr w:rsidR="003C7D75" w:rsidRPr="003C7D75" w14:paraId="7E3CCDC2" w14:textId="77777777" w:rsidTr="00187E8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0BF36B08"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ExperimentalDesign</w:t>
            </w:r>
          </w:p>
        </w:tc>
        <w:tc>
          <w:tcPr>
            <w:tcW w:w="3073" w:type="dxa"/>
            <w:noWrap/>
            <w:hideMark/>
          </w:tcPr>
          <w:p w14:paraId="145DCC81" w14:textId="77777777" w:rsidR="003C7D75" w:rsidRPr="00042323" w:rsidRDefault="003C7D75" w:rsidP="003C7D75">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technical_replicate</w:t>
            </w:r>
          </w:p>
        </w:tc>
        <w:tc>
          <w:tcPr>
            <w:tcW w:w="1149" w:type="dxa"/>
            <w:noWrap/>
            <w:hideMark/>
          </w:tcPr>
          <w:p w14:paraId="6D7B25FC"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357</w:t>
            </w:r>
          </w:p>
        </w:tc>
        <w:tc>
          <w:tcPr>
            <w:tcW w:w="960" w:type="dxa"/>
            <w:noWrap/>
            <w:hideMark/>
          </w:tcPr>
          <w:p w14:paraId="286D2C6F"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4</w:t>
            </w:r>
          </w:p>
        </w:tc>
        <w:tc>
          <w:tcPr>
            <w:tcW w:w="1550" w:type="dxa"/>
            <w:noWrap/>
            <w:hideMark/>
          </w:tcPr>
          <w:p w14:paraId="7F4E69C6"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0.01</w:t>
            </w:r>
          </w:p>
        </w:tc>
      </w:tr>
      <w:tr w:rsidR="003C7D75" w:rsidRPr="003C7D75" w14:paraId="206CFB01" w14:textId="77777777" w:rsidTr="00187E8B">
        <w:trPr>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7DAE7CFD"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ExperimentalDesign</w:t>
            </w:r>
          </w:p>
        </w:tc>
        <w:tc>
          <w:tcPr>
            <w:tcW w:w="3073" w:type="dxa"/>
            <w:noWrap/>
            <w:hideMark/>
          </w:tcPr>
          <w:p w14:paraId="29FDFD4F" w14:textId="77777777" w:rsidR="003C7D75" w:rsidRPr="00042323" w:rsidRDefault="003C7D75" w:rsidP="003C7D75">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number_of_technical_replicates</w:t>
            </w:r>
          </w:p>
        </w:tc>
        <w:tc>
          <w:tcPr>
            <w:tcW w:w="1149" w:type="dxa"/>
            <w:noWrap/>
            <w:hideMark/>
          </w:tcPr>
          <w:p w14:paraId="0FEB7BDF"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369</w:t>
            </w:r>
          </w:p>
        </w:tc>
        <w:tc>
          <w:tcPr>
            <w:tcW w:w="960" w:type="dxa"/>
            <w:noWrap/>
            <w:hideMark/>
          </w:tcPr>
          <w:p w14:paraId="57FBC804"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3</w:t>
            </w:r>
          </w:p>
        </w:tc>
        <w:tc>
          <w:tcPr>
            <w:tcW w:w="1550" w:type="dxa"/>
            <w:noWrap/>
            <w:hideMark/>
          </w:tcPr>
          <w:p w14:paraId="71352F85"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0.01</w:t>
            </w:r>
          </w:p>
        </w:tc>
      </w:tr>
      <w:tr w:rsidR="003C7D75" w:rsidRPr="003C7D75" w14:paraId="59BFF0CB" w14:textId="77777777" w:rsidTr="00187E8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0FE6083E"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Biological</w:t>
            </w:r>
          </w:p>
        </w:tc>
        <w:tc>
          <w:tcPr>
            <w:tcW w:w="3073" w:type="dxa"/>
            <w:noWrap/>
            <w:hideMark/>
          </w:tcPr>
          <w:p w14:paraId="06D6F2D1" w14:textId="77777777" w:rsidR="003C7D75" w:rsidRPr="00042323" w:rsidRDefault="003C7D75" w:rsidP="003C7D75">
            <w:pPr>
              <w:spacing w:after="0"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anatomic_site_tumor</w:t>
            </w:r>
          </w:p>
        </w:tc>
        <w:tc>
          <w:tcPr>
            <w:tcW w:w="1149" w:type="dxa"/>
            <w:noWrap/>
            <w:hideMark/>
          </w:tcPr>
          <w:p w14:paraId="7F2DE98E"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31</w:t>
            </w:r>
          </w:p>
        </w:tc>
        <w:tc>
          <w:tcPr>
            <w:tcW w:w="960" w:type="dxa"/>
            <w:noWrap/>
            <w:hideMark/>
          </w:tcPr>
          <w:p w14:paraId="1F65DE2E"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2</w:t>
            </w:r>
          </w:p>
        </w:tc>
        <w:tc>
          <w:tcPr>
            <w:tcW w:w="1550" w:type="dxa"/>
            <w:noWrap/>
            <w:hideMark/>
          </w:tcPr>
          <w:p w14:paraId="22094C46" w14:textId="77777777" w:rsidR="003C7D75" w:rsidRPr="00042323" w:rsidRDefault="003C7D75" w:rsidP="003C7D7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0.06</w:t>
            </w:r>
          </w:p>
        </w:tc>
      </w:tr>
      <w:tr w:rsidR="003C7D75" w:rsidRPr="003C7D75" w14:paraId="666614E2" w14:textId="77777777" w:rsidTr="00187E8B">
        <w:trPr>
          <w:trHeight w:val="290"/>
        </w:trPr>
        <w:tc>
          <w:tcPr>
            <w:cnfStyle w:val="001000000000" w:firstRow="0" w:lastRow="0" w:firstColumn="1" w:lastColumn="0" w:oddVBand="0" w:evenVBand="0" w:oddHBand="0" w:evenHBand="0" w:firstRowFirstColumn="0" w:firstRowLastColumn="0" w:lastRowFirstColumn="0" w:lastRowLastColumn="0"/>
            <w:tcW w:w="2052" w:type="dxa"/>
            <w:noWrap/>
            <w:hideMark/>
          </w:tcPr>
          <w:p w14:paraId="33859402" w14:textId="77777777" w:rsidR="003C7D75" w:rsidRPr="00042323" w:rsidRDefault="003C7D75" w:rsidP="003C7D75">
            <w:pPr>
              <w:spacing w:after="0" w:line="240" w:lineRule="auto"/>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Biological</w:t>
            </w:r>
          </w:p>
        </w:tc>
        <w:tc>
          <w:tcPr>
            <w:tcW w:w="3073" w:type="dxa"/>
            <w:noWrap/>
            <w:hideMark/>
          </w:tcPr>
          <w:p w14:paraId="268BD8A9" w14:textId="77777777" w:rsidR="003C7D75" w:rsidRPr="00042323" w:rsidRDefault="003C7D75" w:rsidP="003C7D75">
            <w:pPr>
              <w:spacing w:after="0"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BMI</w:t>
            </w:r>
          </w:p>
        </w:tc>
        <w:tc>
          <w:tcPr>
            <w:tcW w:w="1149" w:type="dxa"/>
            <w:noWrap/>
            <w:hideMark/>
          </w:tcPr>
          <w:p w14:paraId="5E038D41"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9</w:t>
            </w:r>
          </w:p>
        </w:tc>
        <w:tc>
          <w:tcPr>
            <w:tcW w:w="960" w:type="dxa"/>
            <w:noWrap/>
            <w:hideMark/>
          </w:tcPr>
          <w:p w14:paraId="494EE9DA"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1</w:t>
            </w:r>
          </w:p>
        </w:tc>
        <w:tc>
          <w:tcPr>
            <w:tcW w:w="1550" w:type="dxa"/>
            <w:noWrap/>
            <w:hideMark/>
          </w:tcPr>
          <w:p w14:paraId="736E37F8" w14:textId="77777777" w:rsidR="003C7D75" w:rsidRPr="00042323" w:rsidRDefault="003C7D75" w:rsidP="003C7D7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nl-BE"/>
              </w:rPr>
            </w:pPr>
            <w:r w:rsidRPr="00042323">
              <w:rPr>
                <w:rFonts w:ascii="Aptos Narrow" w:eastAsia="Times New Roman" w:hAnsi="Aptos Narrow" w:cs="Times New Roman"/>
                <w:color w:val="000000"/>
                <w:lang w:eastAsia="nl-BE"/>
              </w:rPr>
              <w:t>0.11</w:t>
            </w:r>
          </w:p>
        </w:tc>
      </w:tr>
    </w:tbl>
    <w:p w14:paraId="1CA0567F" w14:textId="77777777" w:rsidR="00A03578" w:rsidRPr="00042323" w:rsidRDefault="00A03578" w:rsidP="00960441"/>
    <w:p w14:paraId="51EDE232" w14:textId="409D1946" w:rsidR="009C6CC4" w:rsidRDefault="009C6CC4">
      <w:pPr>
        <w:spacing w:after="160" w:line="278" w:lineRule="auto"/>
      </w:pPr>
      <w:r>
        <w:br w:type="page"/>
      </w:r>
    </w:p>
    <w:p w14:paraId="65DF74F5" w14:textId="1B1E2F31" w:rsidR="00961840" w:rsidRDefault="00872F72" w:rsidP="00872F72">
      <w:pPr>
        <w:pStyle w:val="Heading1"/>
      </w:pPr>
      <w:r>
        <w:t>Acknowledgments</w:t>
      </w:r>
    </w:p>
    <w:p w14:paraId="2798B4D3" w14:textId="77777777" w:rsidR="00CF3690" w:rsidRPr="00042323" w:rsidRDefault="00CF3690" w:rsidP="00CF3690">
      <w:r w:rsidRPr="00042323">
        <w:t xml:space="preserve">T.C. acknowledge funding from the Research Foundation Flanders (FWO) [12A8W25N]. L.M. acknowledges funding from the Horizon Europe Project COMBINE [101191739] and the CHIST-ERA project ODEEP-EU [G0GDV23N]. We thank all laboratories that deposited their data in ProteomeXchange; this work would not have been possible without public data sharing. </w:t>
      </w:r>
    </w:p>
    <w:p w14:paraId="4BACA399" w14:textId="22B9484B" w:rsidR="00872F72" w:rsidRDefault="00872F72" w:rsidP="00872F72">
      <w:pPr>
        <w:pStyle w:val="Heading1"/>
      </w:pPr>
      <w:r>
        <w:t>Author contributions</w:t>
      </w:r>
    </w:p>
    <w:p w14:paraId="62C89CA7" w14:textId="7614A433" w:rsidR="00FF246E" w:rsidRPr="00042323" w:rsidRDefault="00FF246E" w:rsidP="00FF246E">
      <w:r w:rsidRPr="00042323">
        <w:t>T.C. conceived and supervised the study and wrote the manuscript. H.R. led software implementation, with additional contributions from A.J. and S.H. L.M. contributed to manuscript revision. A.M., A.S., H.R., J.U., K.K., L.L., M.P., M.W., M.L.P., N.T., S.d.l.C.F., T.V.D.B., T.S. and V.S. performed manual expert annotation for the human-annotation benchmark. K.N. additionally contributed to the design of the annotation protocol and to the framing of the human</w:t>
      </w:r>
      <w:r w:rsidR="00C00BBF" w:rsidRPr="00042323">
        <w:t>-</w:t>
      </w:r>
      <w:r w:rsidRPr="00042323">
        <w:t>model comparison. I.S. contributed to annotation and to metadata schema structuring. F.M.S., E.W.D., S.W., I.F. and W.B. contributed to discussion within the NCEMS working group. All authors reviewed and approved the final manuscript.</w:t>
      </w:r>
    </w:p>
    <w:p w14:paraId="65A73BF7" w14:textId="2EAD7079" w:rsidR="009C0A74" w:rsidRDefault="009C0A74" w:rsidP="009C0A74">
      <w:pPr>
        <w:pStyle w:val="Heading1"/>
      </w:pPr>
      <w:r>
        <w:t xml:space="preserve">Data availability </w:t>
      </w:r>
    </w:p>
    <w:p w14:paraId="28808627" w14:textId="67338F27" w:rsidR="00DA265C" w:rsidRDefault="009E43B5" w:rsidP="009C0A74">
      <w:r>
        <w:t xml:space="preserve">Corpus of metadata </w:t>
      </w:r>
      <w:r w:rsidR="00F81100">
        <w:t xml:space="preserve">will be available upon publication on Zenodo. All code is available on </w:t>
      </w:r>
      <w:hyperlink r:id="rId18">
        <w:r w:rsidR="00F81100" w:rsidRPr="46A6F043">
          <w:rPr>
            <w:rStyle w:val="Hyperlink"/>
          </w:rPr>
          <w:t>github</w:t>
        </w:r>
      </w:hyperlink>
      <w:r w:rsidR="48D80337">
        <w:t xml:space="preserve"> . </w:t>
      </w:r>
    </w:p>
    <w:p w14:paraId="14037EB7" w14:textId="77777777" w:rsidR="00DA265C" w:rsidRDefault="00DA265C">
      <w:pPr>
        <w:spacing w:after="160" w:line="278" w:lineRule="auto"/>
        <w:jc w:val="left"/>
      </w:pPr>
      <w:r>
        <w:br w:type="page"/>
      </w:r>
    </w:p>
    <w:p w14:paraId="51EBC818" w14:textId="77777777" w:rsidR="00003B76" w:rsidRDefault="00003B76" w:rsidP="00204F6B">
      <w:pPr>
        <w:pStyle w:val="Heading1"/>
      </w:pPr>
      <w:r>
        <w:t>REFERENCES</w:t>
      </w:r>
    </w:p>
    <w:p w14:paraId="3FE1E82F" w14:textId="07AB4E69" w:rsidR="00AD3BE2" w:rsidRPr="00AD3BE2" w:rsidRDefault="00AD3BE2" w:rsidP="00AD3BE2">
      <w:pPr>
        <w:pStyle w:val="Bibliography"/>
      </w:pPr>
      <w:r>
        <w:fldChar w:fldCharType="begin"/>
      </w:r>
      <w:r>
        <w:instrText xml:space="preserve"> ADDIN ZOTERO_BIBL {"uncited":[],"omitted":[],"custom":[]} CSL_BIBLIOGRAPHY </w:instrText>
      </w:r>
      <w:r>
        <w:fldChar w:fldCharType="separate"/>
      </w:r>
      <w:r w:rsidRPr="00AD3BE2">
        <w:t>(1)</w:t>
      </w:r>
      <w:r w:rsidRPr="00AD3BE2">
        <w:tab/>
        <w:t xml:space="preserve">Wilkinson, M. D.; Dumontier, M.; Aalbersberg, Ij. J.; Appleton, G.; Axton, M.; Baak, A.; Blomberg, N.; Boiten, J.-W.; da Silva Santos, L. B.; Bourne, P. E.; Bouwman, J.; Brookes, A. J.; Clark, T.; Crosas, M.; Dillo, I.; Dumon, O.; Edmunds, S.; Evelo, C. T.; Finkers, R.; Gonzalez-Beltran, A.; Gray, A. J. G.; Groth, P.; Goble, C.; Grethe, J. S.; Heringa, J.; ’t Hoen, P. A. C.; Hooft, R.; Kuhn, T.; Kok, R.; Kok, J.; Lusher, S. J.; Martone, M. E.; Mons, A.; Packer, A. L.; Persson, B.; Rocca-Serra, P.; Roos, M.; van Schaik, R.; Sansone, S.-A.; Schultes, E.; Sengstag, T.; Slater, T.; Strawn, G.; Swertz, M. A.; Thompson, M.; van der Lei, J.; van Mulligen, E.; Velterop, J.; Waagmeester, A.; Wittenburg, P.; Wolstencroft, K.; Zhao, J.; Mons, B. The FAIR Guiding Principles for Scientific Data Management and Stewardship. </w:t>
      </w:r>
      <w:r w:rsidRPr="00AD3BE2">
        <w:rPr>
          <w:i/>
          <w:iCs/>
        </w:rPr>
        <w:t>Sci Data</w:t>
      </w:r>
      <w:r w:rsidRPr="00AD3BE2">
        <w:t xml:space="preserve"> </w:t>
      </w:r>
      <w:r w:rsidRPr="00AD3BE2">
        <w:rPr>
          <w:b/>
          <w:bCs/>
        </w:rPr>
        <w:t>2016</w:t>
      </w:r>
      <w:r w:rsidRPr="00AD3BE2">
        <w:t xml:space="preserve">, </w:t>
      </w:r>
      <w:r w:rsidRPr="00AD3BE2">
        <w:rPr>
          <w:i/>
          <w:iCs/>
        </w:rPr>
        <w:t>3</w:t>
      </w:r>
      <w:r w:rsidRPr="00AD3BE2">
        <w:t xml:space="preserve"> (1), 160018. https://doi.org/10.1038/sdata.2016.18</w:t>
      </w:r>
    </w:p>
    <w:p w14:paraId="589519F5" w14:textId="77777777" w:rsidR="00AD3BE2" w:rsidRPr="00AD3BE2" w:rsidRDefault="00AD3BE2" w:rsidP="00AD3BE2">
      <w:pPr>
        <w:pStyle w:val="Bibliography"/>
      </w:pPr>
      <w:r w:rsidRPr="00AD3BE2">
        <w:t>(2)</w:t>
      </w:r>
      <w:r w:rsidRPr="00AD3BE2">
        <w:tab/>
        <w:t xml:space="preserve">Sayers, E. W.; Beck, J.; Bolton, E. E.; Brister, J. R.; Chan, J.; Connor, R.; Feldgarden, M.; Fine, A. M.; Funk, K.; Hoffman, J.; Kannan, S.; Kelly, C.; Klimke, W.; Kim, S.; Lathrop, S.; Marchler-Bauer, A.; Murphy, T. D.; O’Sullivan, C.; Schmieder, E.; Skripchenko, Y.; Stine, A.; Thibaud-Nissen, F.; Wang, J.; Ye, J.; Zellers, E.; Schneider, V. A.; Pruitt, K. D. Database Resources of the National Center for Biotechnology Information in 2025. </w:t>
      </w:r>
      <w:r w:rsidRPr="00AD3BE2">
        <w:rPr>
          <w:i/>
          <w:iCs/>
        </w:rPr>
        <w:t>Nucleic Acids Res</w:t>
      </w:r>
      <w:r w:rsidRPr="00AD3BE2">
        <w:t xml:space="preserve"> </w:t>
      </w:r>
      <w:r w:rsidRPr="00AD3BE2">
        <w:rPr>
          <w:b/>
          <w:bCs/>
        </w:rPr>
        <w:t>2024</w:t>
      </w:r>
      <w:r w:rsidRPr="00AD3BE2">
        <w:t xml:space="preserve">, </w:t>
      </w:r>
      <w:r w:rsidRPr="00AD3BE2">
        <w:rPr>
          <w:i/>
          <w:iCs/>
        </w:rPr>
        <w:t>53</w:t>
      </w:r>
      <w:r w:rsidRPr="00AD3BE2">
        <w:t xml:space="preserve"> (D1), D20–D29. https://doi.org/10.1093/nar/gkae979</w:t>
      </w:r>
    </w:p>
    <w:p w14:paraId="6B119F66" w14:textId="77777777" w:rsidR="00AD3BE2" w:rsidRPr="00AD3BE2" w:rsidRDefault="00AD3BE2" w:rsidP="00AD3BE2">
      <w:pPr>
        <w:pStyle w:val="Bibliography"/>
      </w:pPr>
      <w:r w:rsidRPr="00AD3BE2">
        <w:t>(3)</w:t>
      </w:r>
      <w:r w:rsidRPr="00AD3BE2">
        <w:tab/>
        <w:t xml:space="preserve">Clough, E.; Barrett, T.; Wilhite, S. E.; Ledoux, P.; Evangelista, C.; Kim, I. F.; Tomashevsky, M.; Marshall, K. A.; Phillippy, K. H.; Sherman, P. M.; Lee, H.; Zhang, N.; Serova, N.; Wagner, L.; Zalunin, V.; Kochergin, A.; Soboleva, A. NCBI GEO: Archive for Gene Expression and Epigenomics Data Sets: 23-Year Update. </w:t>
      </w:r>
      <w:r w:rsidRPr="00AD3BE2">
        <w:rPr>
          <w:i/>
          <w:iCs/>
        </w:rPr>
        <w:t>Nucleic Acids Res</w:t>
      </w:r>
      <w:r w:rsidRPr="00AD3BE2">
        <w:t xml:space="preserve"> </w:t>
      </w:r>
      <w:r w:rsidRPr="00AD3BE2">
        <w:rPr>
          <w:b/>
          <w:bCs/>
        </w:rPr>
        <w:t>2023</w:t>
      </w:r>
      <w:r w:rsidRPr="00AD3BE2">
        <w:t xml:space="preserve">, </w:t>
      </w:r>
      <w:r w:rsidRPr="00AD3BE2">
        <w:rPr>
          <w:i/>
          <w:iCs/>
        </w:rPr>
        <w:t>52</w:t>
      </w:r>
      <w:r w:rsidRPr="00AD3BE2">
        <w:t xml:space="preserve"> (D1), D138–D144. https://doi.org/10.1093/nar/gkad965</w:t>
      </w:r>
    </w:p>
    <w:p w14:paraId="1E1CEC44" w14:textId="77777777" w:rsidR="00AD3BE2" w:rsidRPr="00AD3BE2" w:rsidRDefault="00AD3BE2" w:rsidP="00AD3BE2">
      <w:pPr>
        <w:pStyle w:val="Bibliography"/>
      </w:pPr>
      <w:r w:rsidRPr="00AD3BE2">
        <w:t>(4)</w:t>
      </w:r>
      <w:r w:rsidRPr="00AD3BE2">
        <w:tab/>
        <w:t xml:space="preserve">Deutsch, E. W.; Bandeira, N.; Perez-Riverol, Y.; Sharma, V.; Carver, J. J.; Mendoza, L.; Kundu, D. J.; Bandla, C.; Kamatchinathan, S.; Hewapathirana, S.; Sun, Z.; Kawano, S.; Okuda, S.; Connolly, B.; MacLean, B.; MacCoss, M. J.; Chen, T.; Zhu, Y.; Ishihama, Y.; Vizcaíno, J. A. The ProteomeXchange Consortium in 2026: Making Proteomics Data FAIR. </w:t>
      </w:r>
      <w:r w:rsidRPr="00AD3BE2">
        <w:rPr>
          <w:i/>
          <w:iCs/>
        </w:rPr>
        <w:t>Nucleic Acids Res</w:t>
      </w:r>
      <w:r w:rsidRPr="00AD3BE2">
        <w:t xml:space="preserve"> </w:t>
      </w:r>
      <w:r w:rsidRPr="00AD3BE2">
        <w:rPr>
          <w:b/>
          <w:bCs/>
        </w:rPr>
        <w:t>2026</w:t>
      </w:r>
      <w:r w:rsidRPr="00AD3BE2">
        <w:t xml:space="preserve">, </w:t>
      </w:r>
      <w:r w:rsidRPr="00AD3BE2">
        <w:rPr>
          <w:i/>
          <w:iCs/>
        </w:rPr>
        <w:t>54</w:t>
      </w:r>
      <w:r w:rsidRPr="00AD3BE2">
        <w:t xml:space="preserve"> (D1), D459–D469. https://doi.org/10.1093/nar/gkaf1146</w:t>
      </w:r>
    </w:p>
    <w:p w14:paraId="56A0A8DF" w14:textId="77777777" w:rsidR="00AD3BE2" w:rsidRPr="00AD3BE2" w:rsidRDefault="00AD3BE2" w:rsidP="00AD3BE2">
      <w:pPr>
        <w:pStyle w:val="Bibliography"/>
      </w:pPr>
      <w:r w:rsidRPr="00AD3BE2">
        <w:t>(5)</w:t>
      </w:r>
      <w:r w:rsidRPr="00AD3BE2">
        <w:tab/>
        <w:t xml:space="preserve">Yurekten, O.; Payne, T.; Tejera, N.; Amaladoss, F. X.; Martin, C.; Williams, M.; O’Donovan, C. MetaboLights: Open Data Repository for Metabolomics. </w:t>
      </w:r>
      <w:r w:rsidRPr="00AD3BE2">
        <w:rPr>
          <w:i/>
          <w:iCs/>
        </w:rPr>
        <w:t>Nucleic Acids Res</w:t>
      </w:r>
      <w:r w:rsidRPr="00AD3BE2">
        <w:t xml:space="preserve"> </w:t>
      </w:r>
      <w:r w:rsidRPr="00AD3BE2">
        <w:rPr>
          <w:b/>
          <w:bCs/>
        </w:rPr>
        <w:t>2024</w:t>
      </w:r>
      <w:r w:rsidRPr="00AD3BE2">
        <w:t xml:space="preserve">, </w:t>
      </w:r>
      <w:r w:rsidRPr="00AD3BE2">
        <w:rPr>
          <w:i/>
          <w:iCs/>
        </w:rPr>
        <w:t>52</w:t>
      </w:r>
      <w:r w:rsidRPr="00AD3BE2">
        <w:t xml:space="preserve"> (D1), D640–D646. https://doi.org/10.1093/nar/gkad1045</w:t>
      </w:r>
    </w:p>
    <w:p w14:paraId="6C7B4761" w14:textId="77777777" w:rsidR="00AD3BE2" w:rsidRPr="00AD3BE2" w:rsidRDefault="00AD3BE2" w:rsidP="00AD3BE2">
      <w:pPr>
        <w:pStyle w:val="Bibliography"/>
      </w:pPr>
      <w:r w:rsidRPr="00AD3BE2">
        <w:t>(6)</w:t>
      </w:r>
      <w:r w:rsidRPr="00AD3BE2">
        <w:tab/>
        <w:t xml:space="preserve">Van Den Bossche, T.; Prakash, A.; Claeys, T.; Vizcaíno, J. A.; Martens, L. Unlocking the Next Decade of Proteomics with Standardized, Structured Metadata. </w:t>
      </w:r>
      <w:r w:rsidRPr="00AD3BE2">
        <w:rPr>
          <w:i/>
          <w:iCs/>
        </w:rPr>
        <w:t>J Proteome Res</w:t>
      </w:r>
      <w:r w:rsidRPr="00AD3BE2">
        <w:t xml:space="preserve"> </w:t>
      </w:r>
      <w:r w:rsidRPr="00AD3BE2">
        <w:rPr>
          <w:i/>
          <w:iCs/>
        </w:rPr>
        <w:t>25</w:t>
      </w:r>
      <w:r w:rsidRPr="00AD3BE2">
        <w:t xml:space="preserve"> (2), 556–561. https://doi.org/10.1021/acs.jproteome.5c00958</w:t>
      </w:r>
    </w:p>
    <w:p w14:paraId="506E424F" w14:textId="77777777" w:rsidR="00AD3BE2" w:rsidRPr="00003B76" w:rsidRDefault="00AD3BE2" w:rsidP="00AD3BE2">
      <w:pPr>
        <w:pStyle w:val="Bibliography"/>
        <w:rPr>
          <w:lang w:val="fr-FR"/>
        </w:rPr>
      </w:pPr>
      <w:r w:rsidRPr="00AD3BE2">
        <w:t>(7)</w:t>
      </w:r>
      <w:r w:rsidRPr="00AD3BE2">
        <w:tab/>
        <w:t xml:space="preserve">Claeys, T.; Van Den Bossche, T.; Perez-Riverol, Y.; Gevaert, K.; Vizcaíno, J. A.; Martens, L. lesSDRF Is More: Maximizing The Value Of Proteomics Data Through Streamlined Metadata Annotation. </w:t>
      </w:r>
      <w:r w:rsidRPr="00003B76">
        <w:rPr>
          <w:i/>
          <w:iCs/>
          <w:lang w:val="fr-FR"/>
        </w:rPr>
        <w:t>Nature communications</w:t>
      </w:r>
      <w:r w:rsidRPr="00003B76">
        <w:rPr>
          <w:lang w:val="fr-FR"/>
        </w:rPr>
        <w:t xml:space="preserve"> </w:t>
      </w:r>
      <w:r w:rsidRPr="00003B76">
        <w:rPr>
          <w:b/>
          <w:bCs/>
          <w:lang w:val="fr-FR"/>
        </w:rPr>
        <w:t>2023</w:t>
      </w:r>
      <w:r w:rsidRPr="00003B76">
        <w:rPr>
          <w:lang w:val="fr-FR"/>
        </w:rPr>
        <w:t xml:space="preserve">, </w:t>
      </w:r>
      <w:r w:rsidRPr="00003B76">
        <w:rPr>
          <w:i/>
          <w:iCs/>
          <w:lang w:val="fr-FR"/>
        </w:rPr>
        <w:t>14</w:t>
      </w:r>
      <w:r w:rsidRPr="00003B76">
        <w:rPr>
          <w:lang w:val="fr-FR"/>
        </w:rPr>
        <w:t xml:space="preserve"> (6473). https://doi.org/https://dx.doi.org/10.21203/rs.3.rs-2937726/v1</w:t>
      </w:r>
    </w:p>
    <w:p w14:paraId="30F2A418" w14:textId="77777777" w:rsidR="00AD3BE2" w:rsidRPr="00AD3BE2" w:rsidRDefault="00AD3BE2" w:rsidP="00AD3BE2">
      <w:pPr>
        <w:pStyle w:val="Bibliography"/>
      </w:pPr>
      <w:r w:rsidRPr="00AD3BE2">
        <w:t>(8)</w:t>
      </w:r>
      <w:r w:rsidRPr="00AD3BE2">
        <w:tab/>
        <w:t xml:space="preserve">Martens, L.; Vizcaíno, J. A. A Golden Age for Working with Public Proteomics Data. </w:t>
      </w:r>
      <w:r w:rsidRPr="00AD3BE2">
        <w:rPr>
          <w:i/>
          <w:iCs/>
        </w:rPr>
        <w:t>Trends in Biochemical Sciences</w:t>
      </w:r>
      <w:r w:rsidRPr="00AD3BE2">
        <w:t xml:space="preserve"> </w:t>
      </w:r>
      <w:r w:rsidRPr="00AD3BE2">
        <w:rPr>
          <w:b/>
          <w:bCs/>
        </w:rPr>
        <w:t>2017</w:t>
      </w:r>
      <w:r w:rsidRPr="00AD3BE2">
        <w:t xml:space="preserve">, </w:t>
      </w:r>
      <w:r w:rsidRPr="00AD3BE2">
        <w:rPr>
          <w:i/>
          <w:iCs/>
        </w:rPr>
        <w:t>42</w:t>
      </w:r>
      <w:r w:rsidRPr="00AD3BE2">
        <w:t xml:space="preserve"> (5), 333–341. https://doi.org/10.1016/j.tibs.2017.01.001</w:t>
      </w:r>
    </w:p>
    <w:p w14:paraId="678E0CED" w14:textId="77777777" w:rsidR="00AD3BE2" w:rsidRPr="00AD3BE2" w:rsidRDefault="00AD3BE2" w:rsidP="00AD3BE2">
      <w:pPr>
        <w:pStyle w:val="Bibliography"/>
      </w:pPr>
      <w:r w:rsidRPr="00AD3BE2">
        <w:t>(9)</w:t>
      </w:r>
      <w:r w:rsidRPr="00AD3BE2">
        <w:tab/>
        <w:t xml:space="preserve">Claeys, T.; van Puyenbroeck, S.; Gevaert, K.; Martens, L. MLMarker: A Machine Learning Framework for Tissue Inference and Biomarker Discovery. </w:t>
      </w:r>
      <w:r w:rsidRPr="00AD3BE2">
        <w:rPr>
          <w:i/>
          <w:iCs/>
        </w:rPr>
        <w:t>Genome Biol</w:t>
      </w:r>
      <w:r w:rsidRPr="00AD3BE2">
        <w:t xml:space="preserve"> </w:t>
      </w:r>
      <w:r w:rsidRPr="00AD3BE2">
        <w:rPr>
          <w:b/>
          <w:bCs/>
        </w:rPr>
        <w:t>2026</w:t>
      </w:r>
      <w:r w:rsidRPr="00AD3BE2">
        <w:t xml:space="preserve">, </w:t>
      </w:r>
      <w:r w:rsidRPr="00AD3BE2">
        <w:rPr>
          <w:i/>
          <w:iCs/>
        </w:rPr>
        <w:t>27</w:t>
      </w:r>
      <w:r w:rsidRPr="00AD3BE2">
        <w:t xml:space="preserve"> (1), 207. https://doi.org/10.1186/s13059-026-04125-8</w:t>
      </w:r>
    </w:p>
    <w:p w14:paraId="4F92C2A1" w14:textId="77777777" w:rsidR="00AD3BE2" w:rsidRPr="00AD3BE2" w:rsidRDefault="00AD3BE2" w:rsidP="00AD3BE2">
      <w:pPr>
        <w:pStyle w:val="Bibliography"/>
      </w:pPr>
      <w:r w:rsidRPr="00AD3BE2">
        <w:t>(10)</w:t>
      </w:r>
      <w:r w:rsidRPr="00AD3BE2">
        <w:tab/>
        <w:t xml:space="preserve">Hu, Y.; Shah, P.; Clark, D. J.; Ao, M.; Zhang, H. Reanalysis of Global Proteomic and Phosphoproteomic Data Identified a Large Number of Glycopeptides. </w:t>
      </w:r>
      <w:r w:rsidRPr="00AD3BE2">
        <w:rPr>
          <w:i/>
          <w:iCs/>
        </w:rPr>
        <w:t>Analytical Chemistry</w:t>
      </w:r>
      <w:r w:rsidRPr="00AD3BE2">
        <w:t xml:space="preserve"> </w:t>
      </w:r>
      <w:r w:rsidRPr="00AD3BE2">
        <w:rPr>
          <w:b/>
          <w:bCs/>
        </w:rPr>
        <w:t>2018</w:t>
      </w:r>
      <w:r w:rsidRPr="00AD3BE2">
        <w:t xml:space="preserve">, </w:t>
      </w:r>
      <w:r w:rsidRPr="00AD3BE2">
        <w:rPr>
          <w:i/>
          <w:iCs/>
        </w:rPr>
        <w:t>90</w:t>
      </w:r>
      <w:r w:rsidRPr="00AD3BE2">
        <w:t xml:space="preserve"> (13), 8065–8071. https://doi.org/10.1021/acs.analchem.8b01137</w:t>
      </w:r>
    </w:p>
    <w:p w14:paraId="4C416EDB" w14:textId="77777777" w:rsidR="00AD3BE2" w:rsidRPr="00AD3BE2" w:rsidRDefault="00AD3BE2" w:rsidP="00AD3BE2">
      <w:pPr>
        <w:pStyle w:val="Bibliography"/>
      </w:pPr>
      <w:r w:rsidRPr="00AD3BE2">
        <w:t>(11)</w:t>
      </w:r>
      <w:r w:rsidRPr="00AD3BE2">
        <w:tab/>
        <w:t xml:space="preserve">Jarnuczak, A. F.; Najgebauer, H.; Barzine, M.; Kundu, D. J.; Ghavidel, F.; Perez-Riverol, Y.; Papatheodorou, I.; Brazma, A.; Vizcaíno, J. A. An Integrated Landscape of Protein Expression in Human Cancer. </w:t>
      </w:r>
      <w:r w:rsidRPr="00AD3BE2">
        <w:rPr>
          <w:i/>
          <w:iCs/>
        </w:rPr>
        <w:t>Scientific data</w:t>
      </w:r>
      <w:r w:rsidRPr="00AD3BE2">
        <w:t xml:space="preserve"> </w:t>
      </w:r>
      <w:r w:rsidRPr="00AD3BE2">
        <w:rPr>
          <w:b/>
          <w:bCs/>
        </w:rPr>
        <w:t>2021</w:t>
      </w:r>
      <w:r w:rsidRPr="00AD3BE2">
        <w:t xml:space="preserve">, </w:t>
      </w:r>
      <w:r w:rsidRPr="00AD3BE2">
        <w:rPr>
          <w:i/>
          <w:iCs/>
        </w:rPr>
        <w:t>8</w:t>
      </w:r>
      <w:r w:rsidRPr="00AD3BE2">
        <w:t xml:space="preserve"> (1), 115. https://doi.org/10.1038/s41597-021-00890-2</w:t>
      </w:r>
    </w:p>
    <w:p w14:paraId="0546B5A2" w14:textId="77777777" w:rsidR="00AD3BE2" w:rsidRPr="00AD3BE2" w:rsidRDefault="00AD3BE2" w:rsidP="00AD3BE2">
      <w:pPr>
        <w:pStyle w:val="Bibliography"/>
      </w:pPr>
      <w:r w:rsidRPr="00AD3BE2">
        <w:t>(12)</w:t>
      </w:r>
      <w:r w:rsidRPr="00AD3BE2">
        <w:tab/>
        <w:t xml:space="preserve">Rung, J.; Brazma, A. Reuse of Public Genome-Wide Gene Expression Data. </w:t>
      </w:r>
      <w:r w:rsidRPr="00AD3BE2">
        <w:rPr>
          <w:i/>
          <w:iCs/>
        </w:rPr>
        <w:t>Nature Reviews Genetics</w:t>
      </w:r>
      <w:r w:rsidRPr="00AD3BE2">
        <w:t xml:space="preserve"> </w:t>
      </w:r>
      <w:r w:rsidRPr="00AD3BE2">
        <w:rPr>
          <w:b/>
          <w:bCs/>
        </w:rPr>
        <w:t>2013</w:t>
      </w:r>
      <w:r w:rsidRPr="00AD3BE2">
        <w:t xml:space="preserve">, </w:t>
      </w:r>
      <w:r w:rsidRPr="00AD3BE2">
        <w:rPr>
          <w:i/>
          <w:iCs/>
        </w:rPr>
        <w:t>14</w:t>
      </w:r>
      <w:r w:rsidRPr="00AD3BE2">
        <w:t xml:space="preserve"> (2), 89–99. https://doi.org/10.1038/nrg3394</w:t>
      </w:r>
    </w:p>
    <w:p w14:paraId="04B2B4D0" w14:textId="77777777" w:rsidR="00AD3BE2" w:rsidRPr="00AD3BE2" w:rsidRDefault="00AD3BE2" w:rsidP="00AD3BE2">
      <w:pPr>
        <w:pStyle w:val="Bibliography"/>
      </w:pPr>
      <w:r w:rsidRPr="00AD3BE2">
        <w:t>(13)</w:t>
      </w:r>
      <w:r w:rsidRPr="00AD3BE2">
        <w:tab/>
        <w:t xml:space="preserve">Degroeve, S.; Martens, L. MS2PIP: A Tool for MS/MS Peak Intensity Prediction. </w:t>
      </w:r>
      <w:r w:rsidRPr="00AD3BE2">
        <w:rPr>
          <w:i/>
          <w:iCs/>
        </w:rPr>
        <w:t>Bioinformatics</w:t>
      </w:r>
      <w:r w:rsidRPr="00AD3BE2">
        <w:t xml:space="preserve"> </w:t>
      </w:r>
      <w:r w:rsidRPr="00AD3BE2">
        <w:rPr>
          <w:b/>
          <w:bCs/>
        </w:rPr>
        <w:t>2013</w:t>
      </w:r>
      <w:r w:rsidRPr="00AD3BE2">
        <w:t xml:space="preserve">, </w:t>
      </w:r>
      <w:r w:rsidRPr="00AD3BE2">
        <w:rPr>
          <w:i/>
          <w:iCs/>
        </w:rPr>
        <w:t>29</w:t>
      </w:r>
      <w:r w:rsidRPr="00AD3BE2">
        <w:t xml:space="preserve"> (24), 3199–3203. https://doi.org/10.1093/bioinformatics/btt544</w:t>
      </w:r>
    </w:p>
    <w:p w14:paraId="56CF4270" w14:textId="77777777" w:rsidR="00AD3BE2" w:rsidRPr="00AD3BE2" w:rsidRDefault="00AD3BE2" w:rsidP="00AD3BE2">
      <w:pPr>
        <w:pStyle w:val="Bibliography"/>
      </w:pPr>
      <w:r w:rsidRPr="00AD3BE2">
        <w:t>(14)</w:t>
      </w:r>
      <w:r w:rsidRPr="00AD3BE2">
        <w:tab/>
        <w:t xml:space="preserve">Desiere, F.; Deutsch, E. W.; King, N. L.; Nesvizhskii, A. I.; Mallick, P.; Eng, J.; Chen, S.; Eddes, J.; Loevenich, S. N.; Aebersold, R. The PeptideAtlas Project. </w:t>
      </w:r>
      <w:r w:rsidRPr="00AD3BE2">
        <w:rPr>
          <w:i/>
          <w:iCs/>
        </w:rPr>
        <w:t>Nucleic Acids Research</w:t>
      </w:r>
      <w:r w:rsidRPr="00AD3BE2">
        <w:t xml:space="preserve"> </w:t>
      </w:r>
      <w:r w:rsidRPr="00AD3BE2">
        <w:rPr>
          <w:b/>
          <w:bCs/>
        </w:rPr>
        <w:t>2006</w:t>
      </w:r>
      <w:r w:rsidRPr="00AD3BE2">
        <w:t xml:space="preserve">, </w:t>
      </w:r>
      <w:r w:rsidRPr="00AD3BE2">
        <w:rPr>
          <w:i/>
          <w:iCs/>
        </w:rPr>
        <w:t>34</w:t>
      </w:r>
      <w:r w:rsidRPr="00AD3BE2">
        <w:t xml:space="preserve"> (suppl_1), D655–D658. https://doi.org/10.1093/nar/gkj040</w:t>
      </w:r>
    </w:p>
    <w:p w14:paraId="6834A956" w14:textId="77777777" w:rsidR="00AD3BE2" w:rsidRPr="00AD3BE2" w:rsidRDefault="00AD3BE2" w:rsidP="00AD3BE2">
      <w:pPr>
        <w:pStyle w:val="Bibliography"/>
      </w:pPr>
      <w:r w:rsidRPr="00AD3BE2">
        <w:t>(15)</w:t>
      </w:r>
      <w:r w:rsidRPr="00AD3BE2">
        <w:tab/>
        <w:t xml:space="preserve">Madrigal, P.; Thanki, A. S.; Fexova, S.; Yu, I. D.; Chatzigeorgiou, A.; Zucchi, I.; Marugan Calles, J. C.; Vilmovsky, L.; Khen, A.; Zhao, L.; Erdos, K.; Kurri, S. R.; Selvakumar, S.; Kumbham, U.; Prakash, A.; Wang, S.; Green, A.; Ribas, C. E.; Sweeney, B.; Alegbe, T.; Suveges, D.; Hemrom, A.; Gomez Gutierrez, D. E.; Insua, S.; Jeffryes, M.; Pearce, M.; Basutkar, P.; Kaforou, M.; Cunnington, A.; Levin, M.; Kumari, S.; Ware, D.; Goutte-Gattat, D.; Röper, K.; Brown, N. H.; Hu, Y.; Perrimon, N.; Papatheodorou, I.; Brazma, A.; Hermjakob, H.; Harrison, M.; Ocaña, D.; Ochoa, D.; McDonagh, E. M.; Bateman, A.; Keane, T.; Vizcaíno, J. A.; Ernst, C. Expression Atlas in 2026: Enabling FAIR and Open Expression Data through Community Collaboration and Integration. </w:t>
      </w:r>
      <w:r w:rsidRPr="00AD3BE2">
        <w:rPr>
          <w:i/>
          <w:iCs/>
        </w:rPr>
        <w:t>Nucleic Acids Research</w:t>
      </w:r>
      <w:r w:rsidRPr="00AD3BE2">
        <w:t xml:space="preserve"> </w:t>
      </w:r>
      <w:r w:rsidRPr="00AD3BE2">
        <w:rPr>
          <w:b/>
          <w:bCs/>
        </w:rPr>
        <w:t>2026</w:t>
      </w:r>
      <w:r w:rsidRPr="00AD3BE2">
        <w:t xml:space="preserve">, </w:t>
      </w:r>
      <w:r w:rsidRPr="00AD3BE2">
        <w:rPr>
          <w:i/>
          <w:iCs/>
        </w:rPr>
        <w:t>54</w:t>
      </w:r>
      <w:r w:rsidRPr="00AD3BE2">
        <w:t xml:space="preserve"> (D1), D147–D157. https://doi.org/10.1093/nar/gkaf1238</w:t>
      </w:r>
    </w:p>
    <w:p w14:paraId="4751429A" w14:textId="77777777" w:rsidR="00AD3BE2" w:rsidRPr="00AD3BE2" w:rsidRDefault="00AD3BE2" w:rsidP="00AD3BE2">
      <w:pPr>
        <w:pStyle w:val="Bibliography"/>
      </w:pPr>
      <w:r w:rsidRPr="00AD3BE2">
        <w:t>(16)</w:t>
      </w:r>
      <w:r w:rsidRPr="00AD3BE2">
        <w:tab/>
        <w:t xml:space="preserve">Schmidt, T.; Samaras, P.; Frejno, M.; Gessulat, S.; Barnert, M.; Kienegger, H.; Krcmar, H.; Schlegl, J.; Ehrlich, H.-C.; Aiche, S.; Kuster, B.; Wilhelm, M. ProteomicsDB. </w:t>
      </w:r>
      <w:r w:rsidRPr="00AD3BE2">
        <w:rPr>
          <w:i/>
          <w:iCs/>
        </w:rPr>
        <w:t>Nucleic Acids Research</w:t>
      </w:r>
      <w:r w:rsidRPr="00AD3BE2">
        <w:t xml:space="preserve"> </w:t>
      </w:r>
      <w:r w:rsidRPr="00AD3BE2">
        <w:rPr>
          <w:b/>
          <w:bCs/>
        </w:rPr>
        <w:t>2018</w:t>
      </w:r>
      <w:r w:rsidRPr="00AD3BE2">
        <w:t xml:space="preserve">, </w:t>
      </w:r>
      <w:r w:rsidRPr="00AD3BE2">
        <w:rPr>
          <w:i/>
          <w:iCs/>
        </w:rPr>
        <w:t>46</w:t>
      </w:r>
      <w:r w:rsidRPr="00AD3BE2">
        <w:t xml:space="preserve"> (D1), D1271–D1281. https://doi.org/10.1093/nar/gkx1029</w:t>
      </w:r>
    </w:p>
    <w:p w14:paraId="1374D92D" w14:textId="77777777" w:rsidR="00AD3BE2" w:rsidRPr="00AD3BE2" w:rsidRDefault="00AD3BE2" w:rsidP="00AD3BE2">
      <w:pPr>
        <w:pStyle w:val="Bibliography"/>
      </w:pPr>
      <w:r w:rsidRPr="00AD3BE2">
        <w:t>(17)</w:t>
      </w:r>
      <w:r w:rsidRPr="00AD3BE2">
        <w:tab/>
        <w:t xml:space="preserve">Lauridsen, J.; Canbay, V.; Catzel, R.; Ramasamy, P.; Mabona, A.; Eloff, K.; Fullwood, P.; Ferguson, J.; Kirketerp-Møller, A.; Goldschmidt, I. S.; Claeys, T.; van Puyenbroeck, S.; Carranza, N. L.; Schoof, E. M.; Martens, L.; Van Goey, J.; Francavilla, C.; Jenkins, T. P.; Kalogeropoulos, K. InstaNovo-P: A de Novo Peptide Sequencing Model for Phosphoproteomics. </w:t>
      </w:r>
      <w:r w:rsidRPr="00AD3BE2">
        <w:rPr>
          <w:i/>
          <w:iCs/>
        </w:rPr>
        <w:t>Nat Commun</w:t>
      </w:r>
      <w:r w:rsidRPr="00AD3BE2">
        <w:t xml:space="preserve"> </w:t>
      </w:r>
      <w:r w:rsidRPr="00AD3BE2">
        <w:rPr>
          <w:b/>
          <w:bCs/>
        </w:rPr>
        <w:t>2026</w:t>
      </w:r>
      <w:r w:rsidRPr="00AD3BE2">
        <w:t xml:space="preserve">, </w:t>
      </w:r>
      <w:r w:rsidRPr="00AD3BE2">
        <w:rPr>
          <w:i/>
          <w:iCs/>
        </w:rPr>
        <w:t>17</w:t>
      </w:r>
      <w:r w:rsidRPr="00AD3BE2">
        <w:t xml:space="preserve"> (1), 9277. https://doi.org/10.1038/s41467-026-75138-x</w:t>
      </w:r>
    </w:p>
    <w:p w14:paraId="04BC54EA" w14:textId="77777777" w:rsidR="00AD3BE2" w:rsidRPr="00AD3BE2" w:rsidRDefault="00AD3BE2" w:rsidP="00AD3BE2">
      <w:pPr>
        <w:pStyle w:val="Bibliography"/>
      </w:pPr>
      <w:r w:rsidRPr="00AD3BE2">
        <w:t>(18)</w:t>
      </w:r>
      <w:r w:rsidRPr="00AD3BE2">
        <w:tab/>
        <w:t xml:space="preserve">Bouwmeester, R.; Gabriels, R.; Hulstaert, N.; Martens, L.; Degroeve, S. DeepLC Can Predict Retention Times for Peptides That Carry As-yet Unseen Modifications. </w:t>
      </w:r>
      <w:r w:rsidRPr="00AD3BE2">
        <w:rPr>
          <w:i/>
          <w:iCs/>
        </w:rPr>
        <w:t>Nature Methods</w:t>
      </w:r>
      <w:r w:rsidRPr="00AD3BE2">
        <w:t xml:space="preserve"> </w:t>
      </w:r>
      <w:r w:rsidRPr="00AD3BE2">
        <w:rPr>
          <w:b/>
          <w:bCs/>
        </w:rPr>
        <w:t>2021</w:t>
      </w:r>
      <w:r w:rsidRPr="00AD3BE2">
        <w:t xml:space="preserve">, </w:t>
      </w:r>
      <w:r w:rsidRPr="00AD3BE2">
        <w:rPr>
          <w:i/>
          <w:iCs/>
        </w:rPr>
        <w:t>18</w:t>
      </w:r>
      <w:r w:rsidRPr="00AD3BE2">
        <w:t xml:space="preserve"> (11), 1363–1369. https://doi.org/10.1038/s41592-021-01301-5</w:t>
      </w:r>
    </w:p>
    <w:p w14:paraId="48124603" w14:textId="77777777" w:rsidR="00AD3BE2" w:rsidRPr="00003B76" w:rsidRDefault="00AD3BE2" w:rsidP="00AD3BE2">
      <w:pPr>
        <w:pStyle w:val="Bibliography"/>
        <w:rPr>
          <w:lang w:val="fr-FR"/>
        </w:rPr>
      </w:pPr>
      <w:r w:rsidRPr="00AD3BE2">
        <w:t>(19)</w:t>
      </w:r>
      <w:r w:rsidRPr="00AD3BE2">
        <w:tab/>
        <w:t xml:space="preserve">Dai, C.; Füllgrabe, A.; Pfeuffer, J.; Solovyeva, E.; Deng, J.; Moreno, P.; Kamatchinathan, S.; Kundu, D. J.; George, N.; Fexova, S.; Grüning, B.; Föll, M. C.; Griss, J.; Vaudel, M.; Audain, E.; Locard-Paulet, M.; Turewicz, M.; Eisenacher, M.; Uszkoreit, J.; Van Den Bossche, T.; Schwämmle, V.; Webel, H.; Schulze, S.; Bouyssié, D.; Jayaram, S.; Duggineni, V. K.; Samaras, P.; Wilhelm, M.; Choi, M.; Wang, M.; Kohlbacher, O.; Brazma, A.; Papatheodorou, I.; Bandeira, N.; Deutsch, E. W.; Vizcaíno, J. A.; Bai, M.; Sachsenberg, T.; Levitsky, L.; Perez-Riverol, Y. A Proteomics Sample Metadata Representation for Multiomics Integration, and Big Data Analysis. </w:t>
      </w:r>
      <w:r w:rsidRPr="00003B76">
        <w:rPr>
          <w:i/>
          <w:iCs/>
          <w:lang w:val="fr-FR"/>
        </w:rPr>
        <w:t>Nature Communications</w:t>
      </w:r>
      <w:r w:rsidRPr="00003B76">
        <w:rPr>
          <w:lang w:val="fr-FR"/>
        </w:rPr>
        <w:t xml:space="preserve"> </w:t>
      </w:r>
      <w:r w:rsidRPr="00003B76">
        <w:rPr>
          <w:b/>
          <w:bCs/>
          <w:lang w:val="fr-FR"/>
        </w:rPr>
        <w:t>2021</w:t>
      </w:r>
      <w:r w:rsidRPr="00003B76">
        <w:rPr>
          <w:lang w:val="fr-FR"/>
        </w:rPr>
        <w:t xml:space="preserve">, </w:t>
      </w:r>
      <w:r w:rsidRPr="00003B76">
        <w:rPr>
          <w:i/>
          <w:iCs/>
          <w:lang w:val="fr-FR"/>
        </w:rPr>
        <w:t>12</w:t>
      </w:r>
      <w:r w:rsidRPr="00003B76">
        <w:rPr>
          <w:lang w:val="fr-FR"/>
        </w:rPr>
        <w:t>, 5854. https://doi.org/doi.org/10.1038/s41467-021-26111-3</w:t>
      </w:r>
    </w:p>
    <w:p w14:paraId="0014B2FE" w14:textId="77777777" w:rsidR="00AD3BE2" w:rsidRPr="00003B76" w:rsidRDefault="00AD3BE2" w:rsidP="00AD3BE2">
      <w:pPr>
        <w:pStyle w:val="Bibliography"/>
        <w:rPr>
          <w:lang w:val="fr-FR"/>
        </w:rPr>
      </w:pPr>
      <w:r w:rsidRPr="00003B76">
        <w:rPr>
          <w:lang w:val="fr-FR"/>
        </w:rPr>
        <w:t>(20)</w:t>
      </w:r>
      <w:r w:rsidRPr="00003B76">
        <w:rPr>
          <w:lang w:val="fr-FR"/>
        </w:rPr>
        <w:tab/>
      </w:r>
      <w:r w:rsidRPr="00003B76">
        <w:rPr>
          <w:i/>
          <w:iCs/>
          <w:lang w:val="fr-FR"/>
        </w:rPr>
        <w:t>CUPCAKE Vanilla</w:t>
      </w:r>
      <w:r w:rsidRPr="00003B76">
        <w:rPr>
          <w:lang w:val="fr-FR"/>
        </w:rPr>
        <w:t>. https://cupcake.proteo.info/#/login?returnUrl=%2Fhome (accessed 2026-09-15)</w:t>
      </w:r>
    </w:p>
    <w:p w14:paraId="35235BD8" w14:textId="77777777" w:rsidR="00AD3BE2" w:rsidRPr="00AD3BE2" w:rsidRDefault="00AD3BE2" w:rsidP="00AD3BE2">
      <w:pPr>
        <w:pStyle w:val="Bibliography"/>
      </w:pPr>
      <w:r w:rsidRPr="00AD3BE2">
        <w:t>(21)</w:t>
      </w:r>
      <w:r w:rsidRPr="00AD3BE2">
        <w:tab/>
      </w:r>
      <w:r w:rsidRPr="00AD3BE2">
        <w:rPr>
          <w:i/>
          <w:iCs/>
        </w:rPr>
        <w:t>SciBite | Technology that unlocks scientific data | Elsevier</w:t>
      </w:r>
      <w:r w:rsidRPr="00AD3BE2">
        <w:t>. www.elsevier.com. https://www.elsevier.com/products/scibite (accessed 2026-09-15)</w:t>
      </w:r>
    </w:p>
    <w:p w14:paraId="28872F55" w14:textId="77777777" w:rsidR="00AD3BE2" w:rsidRPr="00AD3BE2" w:rsidRDefault="00AD3BE2" w:rsidP="00AD3BE2">
      <w:pPr>
        <w:pStyle w:val="Bibliography"/>
      </w:pPr>
      <w:r w:rsidRPr="00AD3BE2">
        <w:t>(22)</w:t>
      </w:r>
      <w:r w:rsidRPr="00AD3BE2">
        <w:tab/>
        <w:t xml:space="preserve">Yang, X.; Saha, S.; Venkatesan, A.; Tirunagari, S.; Vartak, V.; McEntyre, J. Europe PMC Annotated Full-Text Corpus for Gene/Proteins, Diseases and Organisms. </w:t>
      </w:r>
      <w:r w:rsidRPr="00AD3BE2">
        <w:rPr>
          <w:i/>
          <w:iCs/>
        </w:rPr>
        <w:t>Sci Data</w:t>
      </w:r>
      <w:r w:rsidRPr="00AD3BE2">
        <w:t xml:space="preserve"> </w:t>
      </w:r>
      <w:r w:rsidRPr="00AD3BE2">
        <w:rPr>
          <w:b/>
          <w:bCs/>
        </w:rPr>
        <w:t>2023</w:t>
      </w:r>
      <w:r w:rsidRPr="00AD3BE2">
        <w:t xml:space="preserve">, </w:t>
      </w:r>
      <w:r w:rsidRPr="00AD3BE2">
        <w:rPr>
          <w:i/>
          <w:iCs/>
        </w:rPr>
        <w:t>10</w:t>
      </w:r>
      <w:r w:rsidRPr="00AD3BE2">
        <w:t xml:space="preserve"> (1), 722. https://doi.org/10.1038/s41597-023-02617-x</w:t>
      </w:r>
    </w:p>
    <w:p w14:paraId="652FAA64" w14:textId="77777777" w:rsidR="00AD3BE2" w:rsidRPr="00AD3BE2" w:rsidRDefault="00AD3BE2" w:rsidP="00AD3BE2">
      <w:pPr>
        <w:pStyle w:val="Bibliography"/>
      </w:pPr>
      <w:r w:rsidRPr="00AD3BE2">
        <w:t>(23)</w:t>
      </w:r>
      <w:r w:rsidRPr="00AD3BE2">
        <w:tab/>
        <w:t xml:space="preserve">Caufield, J. H.; Hegde, H.; Emonet, V.; Harris, N. L.; Joachimiak, M. P.; Matentzoglu, N.; Kim, H.; Moxon, S.; Reese, J. T.; Haendel, M. A.; Robinson, P. N.; Mungall, C. J. Structured Prompt Interrogation and Recursive Extraction of Semantics (SPIRES): A Method for Populating Knowledge Bases Using Zero-Shot Learning. </w:t>
      </w:r>
      <w:r w:rsidRPr="00AD3BE2">
        <w:rPr>
          <w:i/>
          <w:iCs/>
        </w:rPr>
        <w:t>Bioinformatics</w:t>
      </w:r>
      <w:r w:rsidRPr="00AD3BE2">
        <w:t xml:space="preserve"> </w:t>
      </w:r>
      <w:r w:rsidRPr="00AD3BE2">
        <w:rPr>
          <w:b/>
          <w:bCs/>
        </w:rPr>
        <w:t>2024</w:t>
      </w:r>
      <w:r w:rsidRPr="00AD3BE2">
        <w:t xml:space="preserve">, </w:t>
      </w:r>
      <w:r w:rsidRPr="00AD3BE2">
        <w:rPr>
          <w:i/>
          <w:iCs/>
        </w:rPr>
        <w:t>40</w:t>
      </w:r>
      <w:r w:rsidRPr="00AD3BE2">
        <w:t xml:space="preserve"> (3), btae104. https://doi.org/10.1093/bioinformatics/btae104</w:t>
      </w:r>
    </w:p>
    <w:p w14:paraId="70A8A859" w14:textId="77777777" w:rsidR="00AD3BE2" w:rsidRPr="00AD3BE2" w:rsidRDefault="00AD3BE2" w:rsidP="00AD3BE2">
      <w:pPr>
        <w:pStyle w:val="Bibliography"/>
      </w:pPr>
      <w:r w:rsidRPr="00AD3BE2">
        <w:t>(24)</w:t>
      </w:r>
      <w:r w:rsidRPr="00AD3BE2">
        <w:tab/>
        <w:t xml:space="preserve">Martens, L.; Nesvizhskii, A. I.; Hermjakob, H.; Adamski, M.; Omenn, G. S.; Vandekerckhove, J.; Gevaert, K. Do We Want Our Data Raw? Including Binary Mass Spectrometry Data in Public Proteomics Data Repositories. </w:t>
      </w:r>
      <w:r w:rsidRPr="00AD3BE2">
        <w:rPr>
          <w:i/>
          <w:iCs/>
        </w:rPr>
        <w:t>PROTEOMICS</w:t>
      </w:r>
      <w:r w:rsidRPr="00AD3BE2">
        <w:t xml:space="preserve"> </w:t>
      </w:r>
      <w:r w:rsidRPr="00AD3BE2">
        <w:rPr>
          <w:b/>
          <w:bCs/>
        </w:rPr>
        <w:t>2005</w:t>
      </w:r>
      <w:r w:rsidRPr="00AD3BE2">
        <w:t xml:space="preserve">, </w:t>
      </w:r>
      <w:r w:rsidRPr="00AD3BE2">
        <w:rPr>
          <w:i/>
          <w:iCs/>
        </w:rPr>
        <w:t>5</w:t>
      </w:r>
      <w:r w:rsidRPr="00AD3BE2">
        <w:t xml:space="preserve"> (13), 3501–3505. https://doi.org/10.1002/pmic.200401302</w:t>
      </w:r>
    </w:p>
    <w:p w14:paraId="114F5F5D" w14:textId="77777777" w:rsidR="00AD3BE2" w:rsidRPr="00AD3BE2" w:rsidRDefault="00AD3BE2" w:rsidP="00AD3BE2">
      <w:pPr>
        <w:pStyle w:val="Bibliography"/>
      </w:pPr>
      <w:r w:rsidRPr="00AD3BE2">
        <w:t>(25)</w:t>
      </w:r>
      <w:r w:rsidRPr="00AD3BE2">
        <w:tab/>
        <w:t xml:space="preserve">Perez-Riverol, Y.; Bandla, C.; Kundu, D. J.; Kamatchinathan, S.; Bai, J.; Hewapathirana, S.; John, N. S.; Prakash, A.; Walzer, M.; Wang, S.; Vizcaíno, J. A. The PRIDE Database at 20 Years: 2025 Update. </w:t>
      </w:r>
      <w:r w:rsidRPr="00AD3BE2">
        <w:rPr>
          <w:i/>
          <w:iCs/>
        </w:rPr>
        <w:t>Nucleic Acids Res</w:t>
      </w:r>
      <w:r w:rsidRPr="00AD3BE2">
        <w:t xml:space="preserve"> </w:t>
      </w:r>
      <w:r w:rsidRPr="00AD3BE2">
        <w:rPr>
          <w:b/>
          <w:bCs/>
        </w:rPr>
        <w:t>2025</w:t>
      </w:r>
      <w:r w:rsidRPr="00AD3BE2">
        <w:t xml:space="preserve">, </w:t>
      </w:r>
      <w:r w:rsidRPr="00AD3BE2">
        <w:rPr>
          <w:i/>
          <w:iCs/>
        </w:rPr>
        <w:t>53</w:t>
      </w:r>
      <w:r w:rsidRPr="00AD3BE2">
        <w:t xml:space="preserve"> (D1), D543–D553. https://doi.org/10.1093/nar/gkae1011</w:t>
      </w:r>
    </w:p>
    <w:p w14:paraId="2D0A1E2C" w14:textId="77777777" w:rsidR="00AD3BE2" w:rsidRPr="00AD3BE2" w:rsidRDefault="00AD3BE2" w:rsidP="00AD3BE2">
      <w:pPr>
        <w:pStyle w:val="Bibliography"/>
      </w:pPr>
      <w:r w:rsidRPr="00AD3BE2">
        <w:t>(26)</w:t>
      </w:r>
      <w:r w:rsidRPr="00AD3BE2">
        <w:tab/>
        <w:t xml:space="preserve">Winkelhardt, D.; Schessner, J. P.; Berres, S.; Nameni, A.; Soleymaniniya, A.; Schröder, A.; Jachmann, C.; Schulte, D.; Wallmann, G.; Webel, H.; Rainer, J.; Nastou, K.; Gatto, L.; Palmblad, M.; Weber, M.; Shouman, O.; Sinitcyn, P.; Gabriels, R.; Devreese, R.; Van Den Bossche, T.; Claeys, T.; Bittremieux, W.; Uszkoreit, J. Community-Driven Advances in Computational Mass Spectrometry: The Perspective of EuBIC-MS Members. </w:t>
      </w:r>
      <w:r w:rsidRPr="00AD3BE2">
        <w:rPr>
          <w:i/>
          <w:iCs/>
        </w:rPr>
        <w:t>Journal of Proteomics</w:t>
      </w:r>
      <w:r w:rsidRPr="00AD3BE2">
        <w:t xml:space="preserve"> </w:t>
      </w:r>
      <w:r w:rsidRPr="00AD3BE2">
        <w:rPr>
          <w:b/>
          <w:bCs/>
        </w:rPr>
        <w:t>2026</w:t>
      </w:r>
      <w:r w:rsidRPr="00AD3BE2">
        <w:t xml:space="preserve">, </w:t>
      </w:r>
      <w:r w:rsidRPr="00AD3BE2">
        <w:rPr>
          <w:i/>
          <w:iCs/>
        </w:rPr>
        <w:t>331</w:t>
      </w:r>
      <w:r w:rsidRPr="00AD3BE2">
        <w:t>, 105708. https://doi.org/10.1016/j.jprot.2026.105708</w:t>
      </w:r>
    </w:p>
    <w:p w14:paraId="783437FA" w14:textId="77777777" w:rsidR="00AD3BE2" w:rsidRPr="00AD3BE2" w:rsidRDefault="00AD3BE2" w:rsidP="00AD3BE2">
      <w:pPr>
        <w:pStyle w:val="Bibliography"/>
      </w:pPr>
      <w:r w:rsidRPr="00AD3BE2">
        <w:t>(27)</w:t>
      </w:r>
      <w:r w:rsidRPr="00AD3BE2">
        <w:tab/>
        <w:t>Liu, F.; Shareghi, E.; Meng, Z.; Basaldella, M.; Collier, N. Self-Alignment Pretraining for Biomedical Entity Representations. arXiv April 7, 2021. https://doi.org/10.48550/arXiv.2010.11784</w:t>
      </w:r>
    </w:p>
    <w:p w14:paraId="0654624B" w14:textId="77777777" w:rsidR="00AD3BE2" w:rsidRPr="00AD3BE2" w:rsidRDefault="00AD3BE2" w:rsidP="00AD3BE2">
      <w:pPr>
        <w:pStyle w:val="Bibliography"/>
      </w:pPr>
      <w:r w:rsidRPr="00AD3BE2">
        <w:t>(28)</w:t>
      </w:r>
      <w:r w:rsidRPr="00AD3BE2">
        <w:tab/>
        <w:t>Douze, M.; Guzhva, A.; Deng, C.; Johnson, J.; Szilvasy, G.; Mazaré, P.-E.; Lomeli, M.; Hosseini, L.; Jégou, H. The Faiss Library. arXiv October 23, 2025. https://doi.org/10.48550/arXiv.2401.08281</w:t>
      </w:r>
    </w:p>
    <w:p w14:paraId="6E4B7D15" w14:textId="77777777" w:rsidR="00AD3BE2" w:rsidRPr="00AD3BE2" w:rsidRDefault="00AD3BE2" w:rsidP="00AD3BE2">
      <w:pPr>
        <w:pStyle w:val="Bibliography"/>
      </w:pPr>
      <w:r w:rsidRPr="00AD3BE2">
        <w:t>(29)</w:t>
      </w:r>
      <w:r w:rsidRPr="00AD3BE2">
        <w:tab/>
        <w:t xml:space="preserve">Andken, M.; Zheng, C.; Sun, Z.; Deutsch, E. W. Automated Metadata Extraction from mzML Files with RunAssessor. </w:t>
      </w:r>
      <w:r w:rsidRPr="00AD3BE2">
        <w:rPr>
          <w:i/>
          <w:iCs/>
        </w:rPr>
        <w:t>J. Proteome Res.</w:t>
      </w:r>
      <w:r w:rsidRPr="00AD3BE2">
        <w:t xml:space="preserve"> </w:t>
      </w:r>
      <w:r w:rsidRPr="00AD3BE2">
        <w:rPr>
          <w:b/>
          <w:bCs/>
        </w:rPr>
        <w:t>2026</w:t>
      </w:r>
      <w:r w:rsidRPr="00AD3BE2">
        <w:t xml:space="preserve">, </w:t>
      </w:r>
      <w:r w:rsidRPr="00AD3BE2">
        <w:rPr>
          <w:i/>
          <w:iCs/>
        </w:rPr>
        <w:t>25</w:t>
      </w:r>
      <w:r w:rsidRPr="00AD3BE2">
        <w:t xml:space="preserve"> (5), 2581–2590. https://doi.org/10.1021/acs.jproteome.5c01045</w:t>
      </w:r>
    </w:p>
    <w:p w14:paraId="610A846A" w14:textId="77777777" w:rsidR="00AD3BE2" w:rsidRPr="00AD3BE2" w:rsidRDefault="00AD3BE2" w:rsidP="00AD3BE2">
      <w:pPr>
        <w:pStyle w:val="Bibliography"/>
      </w:pPr>
      <w:r w:rsidRPr="00AD3BE2">
        <w:t>(30)</w:t>
      </w:r>
      <w:r w:rsidRPr="00AD3BE2">
        <w:tab/>
        <w:t>Lutfi, A.; Chen, Z. A.; Fischer, L.; Rappsilber, J. MetaXtract: Extracting Metadata from Raw Files for FAIR Data Practices and Workflow Optimisation. bioRxiv March 16, 2026, p 2025.11.12.687968. https://doi.org/10.1101/2025.11.12.687968</w:t>
      </w:r>
    </w:p>
    <w:p w14:paraId="6B86C506" w14:textId="77777777" w:rsidR="00AD3BE2" w:rsidRPr="00AD3BE2" w:rsidRDefault="00AD3BE2" w:rsidP="00AD3BE2">
      <w:pPr>
        <w:pStyle w:val="Bibliography"/>
      </w:pPr>
      <w:r w:rsidRPr="00AD3BE2">
        <w:t>(31)</w:t>
      </w:r>
      <w:r w:rsidRPr="00AD3BE2">
        <w:tab/>
        <w:t xml:space="preserve">Hulstaert, N.; Reisinger, F.; Rameseder, J.; Barsnes, H.; Vizcaíno, J. A.; Martens, L. Pride-Asap: Automatic Fragment Ion Annotation of Identified PRIDE Spectra. </w:t>
      </w:r>
      <w:r w:rsidRPr="00AD3BE2">
        <w:rPr>
          <w:i/>
          <w:iCs/>
        </w:rPr>
        <w:t>Journal of Proteomics</w:t>
      </w:r>
      <w:r w:rsidRPr="00AD3BE2">
        <w:t xml:space="preserve"> </w:t>
      </w:r>
      <w:r w:rsidRPr="00AD3BE2">
        <w:rPr>
          <w:b/>
          <w:bCs/>
        </w:rPr>
        <w:t>2013</w:t>
      </w:r>
      <w:r w:rsidRPr="00AD3BE2">
        <w:t xml:space="preserve">, </w:t>
      </w:r>
      <w:r w:rsidRPr="00AD3BE2">
        <w:rPr>
          <w:i/>
          <w:iCs/>
        </w:rPr>
        <w:t>95</w:t>
      </w:r>
      <w:r w:rsidRPr="00AD3BE2">
        <w:t>, 89–92. https://doi.org/10.1016/j.jprot.2013.04.011</w:t>
      </w:r>
    </w:p>
    <w:p w14:paraId="6206BF4F" w14:textId="4B261B3A" w:rsidR="00961840" w:rsidRPr="00491E97" w:rsidRDefault="00AD3BE2" w:rsidP="009C0A74">
      <w:r>
        <w:fldChar w:fldCharType="end"/>
      </w:r>
    </w:p>
    <w:sectPr w:rsidR="00961840" w:rsidRPr="00491E97" w:rsidSect="00315593">
      <w:pgSz w:w="11906" w:h="16838"/>
      <w:pgMar w:top="1417" w:right="1417" w:bottom="1417" w:left="1417"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4" w:author="Lennart Martens" w:date="2026-09-21T14:02:00Z" w:initials="LM">
    <w:p w14:paraId="6DFE03C9" w14:textId="77777777" w:rsidR="00EC10B9" w:rsidRDefault="00EC10B9" w:rsidP="00EC10B9">
      <w:pPr>
        <w:pStyle w:val="CommentText"/>
        <w:jc w:val="left"/>
      </w:pPr>
      <w:r>
        <w:rPr>
          <w:rStyle w:val="CommentReference"/>
        </w:rPr>
        <w:annotationRef/>
      </w:r>
      <w:r>
        <w:t>Is that at p&lt;0.05? Then add that between brackets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FE03C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5B4F61" w16cex:dateUtc="2026-09-21T1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FE03C9" w16cid:durableId="475B4F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09E"/>
    <w:multiLevelType w:val="hybridMultilevel"/>
    <w:tmpl w:val="7E088368"/>
    <w:lvl w:ilvl="0" w:tplc="0D107094">
      <w:start w:val="1"/>
      <w:numFmt w:val="bullet"/>
      <w:lvlText w:val="-"/>
      <w:lvlJc w:val="left"/>
      <w:pPr>
        <w:ind w:left="720" w:hanging="360"/>
      </w:pPr>
      <w:rPr>
        <w:rFonts w:ascii="Calibri" w:eastAsiaTheme="minorEastAsia"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1790286B"/>
    <w:multiLevelType w:val="hybridMultilevel"/>
    <w:tmpl w:val="CE6A500E"/>
    <w:lvl w:ilvl="0" w:tplc="89F86590">
      <w:start w:val="20"/>
      <w:numFmt w:val="bullet"/>
      <w:lvlText w:val=""/>
      <w:lvlJc w:val="left"/>
      <w:pPr>
        <w:ind w:left="720" w:hanging="360"/>
      </w:pPr>
      <w:rPr>
        <w:rFonts w:ascii="Symbol" w:eastAsiaTheme="minorEastAsia"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2BCA1407"/>
    <w:multiLevelType w:val="hybridMultilevel"/>
    <w:tmpl w:val="CE1EECA4"/>
    <w:lvl w:ilvl="0" w:tplc="FF2AAA74">
      <w:start w:val="5"/>
      <w:numFmt w:val="bullet"/>
      <w:lvlText w:val="-"/>
      <w:lvlJc w:val="left"/>
      <w:pPr>
        <w:ind w:left="1070" w:hanging="360"/>
      </w:pPr>
      <w:rPr>
        <w:rFonts w:ascii="Calibri" w:eastAsiaTheme="minorEastAsia" w:hAnsi="Calibri" w:cs="Calibri" w:hint="default"/>
      </w:rPr>
    </w:lvl>
    <w:lvl w:ilvl="1" w:tplc="08130003" w:tentative="1">
      <w:start w:val="1"/>
      <w:numFmt w:val="bullet"/>
      <w:lvlText w:val="o"/>
      <w:lvlJc w:val="left"/>
      <w:pPr>
        <w:ind w:left="1790" w:hanging="360"/>
      </w:pPr>
      <w:rPr>
        <w:rFonts w:ascii="Courier New" w:hAnsi="Courier New" w:cs="Courier New" w:hint="default"/>
      </w:rPr>
    </w:lvl>
    <w:lvl w:ilvl="2" w:tplc="08130005" w:tentative="1">
      <w:start w:val="1"/>
      <w:numFmt w:val="bullet"/>
      <w:lvlText w:val=""/>
      <w:lvlJc w:val="left"/>
      <w:pPr>
        <w:ind w:left="2510" w:hanging="360"/>
      </w:pPr>
      <w:rPr>
        <w:rFonts w:ascii="Wingdings" w:hAnsi="Wingdings" w:hint="default"/>
      </w:rPr>
    </w:lvl>
    <w:lvl w:ilvl="3" w:tplc="08130001" w:tentative="1">
      <w:start w:val="1"/>
      <w:numFmt w:val="bullet"/>
      <w:lvlText w:val=""/>
      <w:lvlJc w:val="left"/>
      <w:pPr>
        <w:ind w:left="3230" w:hanging="360"/>
      </w:pPr>
      <w:rPr>
        <w:rFonts w:ascii="Symbol" w:hAnsi="Symbol" w:hint="default"/>
      </w:rPr>
    </w:lvl>
    <w:lvl w:ilvl="4" w:tplc="08130003" w:tentative="1">
      <w:start w:val="1"/>
      <w:numFmt w:val="bullet"/>
      <w:lvlText w:val="o"/>
      <w:lvlJc w:val="left"/>
      <w:pPr>
        <w:ind w:left="3950" w:hanging="360"/>
      </w:pPr>
      <w:rPr>
        <w:rFonts w:ascii="Courier New" w:hAnsi="Courier New" w:cs="Courier New" w:hint="default"/>
      </w:rPr>
    </w:lvl>
    <w:lvl w:ilvl="5" w:tplc="08130005" w:tentative="1">
      <w:start w:val="1"/>
      <w:numFmt w:val="bullet"/>
      <w:lvlText w:val=""/>
      <w:lvlJc w:val="left"/>
      <w:pPr>
        <w:ind w:left="4670" w:hanging="360"/>
      </w:pPr>
      <w:rPr>
        <w:rFonts w:ascii="Wingdings" w:hAnsi="Wingdings" w:hint="default"/>
      </w:rPr>
    </w:lvl>
    <w:lvl w:ilvl="6" w:tplc="08130001" w:tentative="1">
      <w:start w:val="1"/>
      <w:numFmt w:val="bullet"/>
      <w:lvlText w:val=""/>
      <w:lvlJc w:val="left"/>
      <w:pPr>
        <w:ind w:left="5390" w:hanging="360"/>
      </w:pPr>
      <w:rPr>
        <w:rFonts w:ascii="Symbol" w:hAnsi="Symbol" w:hint="default"/>
      </w:rPr>
    </w:lvl>
    <w:lvl w:ilvl="7" w:tplc="08130003" w:tentative="1">
      <w:start w:val="1"/>
      <w:numFmt w:val="bullet"/>
      <w:lvlText w:val="o"/>
      <w:lvlJc w:val="left"/>
      <w:pPr>
        <w:ind w:left="6110" w:hanging="360"/>
      </w:pPr>
      <w:rPr>
        <w:rFonts w:ascii="Courier New" w:hAnsi="Courier New" w:cs="Courier New" w:hint="default"/>
      </w:rPr>
    </w:lvl>
    <w:lvl w:ilvl="8" w:tplc="08130005" w:tentative="1">
      <w:start w:val="1"/>
      <w:numFmt w:val="bullet"/>
      <w:lvlText w:val=""/>
      <w:lvlJc w:val="left"/>
      <w:pPr>
        <w:ind w:left="6830" w:hanging="360"/>
      </w:pPr>
      <w:rPr>
        <w:rFonts w:ascii="Wingdings" w:hAnsi="Wingdings" w:hint="default"/>
      </w:rPr>
    </w:lvl>
  </w:abstractNum>
  <w:abstractNum w:abstractNumId="3" w15:restartNumberingAfterBreak="0">
    <w:nsid w:val="42574A48"/>
    <w:multiLevelType w:val="hybridMultilevel"/>
    <w:tmpl w:val="71BE1B4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6BBD1158"/>
    <w:multiLevelType w:val="hybridMultilevel"/>
    <w:tmpl w:val="5A76CF6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706365F0"/>
    <w:multiLevelType w:val="hybridMultilevel"/>
    <w:tmpl w:val="2CC4D80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54608214">
    <w:abstractNumId w:val="0"/>
  </w:num>
  <w:num w:numId="2" w16cid:durableId="2147316274">
    <w:abstractNumId w:val="1"/>
  </w:num>
  <w:num w:numId="3" w16cid:durableId="345405779">
    <w:abstractNumId w:val="3"/>
  </w:num>
  <w:num w:numId="4" w16cid:durableId="501358908">
    <w:abstractNumId w:val="4"/>
  </w:num>
  <w:num w:numId="5" w16cid:durableId="626738123">
    <w:abstractNumId w:val="5"/>
  </w:num>
  <w:num w:numId="6" w16cid:durableId="86776374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nart Martens">
    <w15:presenceInfo w15:providerId="AD" w15:userId="S::Lennart.Martens@UGent.be::df6078d7-582b-45da-bc4f-1441941bcf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840"/>
    <w:rsid w:val="000014A6"/>
    <w:rsid w:val="000016DD"/>
    <w:rsid w:val="00001857"/>
    <w:rsid w:val="000023E5"/>
    <w:rsid w:val="000028D9"/>
    <w:rsid w:val="00002B64"/>
    <w:rsid w:val="00002F22"/>
    <w:rsid w:val="00003B76"/>
    <w:rsid w:val="00003BF5"/>
    <w:rsid w:val="00003CEB"/>
    <w:rsid w:val="000040DF"/>
    <w:rsid w:val="000046A2"/>
    <w:rsid w:val="000062C0"/>
    <w:rsid w:val="00006DEA"/>
    <w:rsid w:val="000121B9"/>
    <w:rsid w:val="0001244B"/>
    <w:rsid w:val="00012E13"/>
    <w:rsid w:val="00012E3A"/>
    <w:rsid w:val="000136C4"/>
    <w:rsid w:val="00015186"/>
    <w:rsid w:val="000167E3"/>
    <w:rsid w:val="000177B9"/>
    <w:rsid w:val="00021FAA"/>
    <w:rsid w:val="00022547"/>
    <w:rsid w:val="000230C3"/>
    <w:rsid w:val="000233A8"/>
    <w:rsid w:val="00025DB1"/>
    <w:rsid w:val="00026C03"/>
    <w:rsid w:val="0002767B"/>
    <w:rsid w:val="000278F3"/>
    <w:rsid w:val="0003006C"/>
    <w:rsid w:val="00030583"/>
    <w:rsid w:val="00031B82"/>
    <w:rsid w:val="000320F4"/>
    <w:rsid w:val="00033257"/>
    <w:rsid w:val="00036062"/>
    <w:rsid w:val="000364C4"/>
    <w:rsid w:val="00037BD2"/>
    <w:rsid w:val="00037C54"/>
    <w:rsid w:val="00037D77"/>
    <w:rsid w:val="000410BC"/>
    <w:rsid w:val="00041C2F"/>
    <w:rsid w:val="00042323"/>
    <w:rsid w:val="00043513"/>
    <w:rsid w:val="00043C2D"/>
    <w:rsid w:val="00044763"/>
    <w:rsid w:val="00044B4E"/>
    <w:rsid w:val="000454C2"/>
    <w:rsid w:val="000473B3"/>
    <w:rsid w:val="00051997"/>
    <w:rsid w:val="0005326F"/>
    <w:rsid w:val="00053378"/>
    <w:rsid w:val="00053D0C"/>
    <w:rsid w:val="00054BE2"/>
    <w:rsid w:val="00060200"/>
    <w:rsid w:val="00060288"/>
    <w:rsid w:val="00063452"/>
    <w:rsid w:val="00064667"/>
    <w:rsid w:val="0006643A"/>
    <w:rsid w:val="00072424"/>
    <w:rsid w:val="000745BC"/>
    <w:rsid w:val="0007560A"/>
    <w:rsid w:val="00081EC3"/>
    <w:rsid w:val="00083F92"/>
    <w:rsid w:val="0008629C"/>
    <w:rsid w:val="00087BCC"/>
    <w:rsid w:val="00091BDE"/>
    <w:rsid w:val="00092325"/>
    <w:rsid w:val="00095BC9"/>
    <w:rsid w:val="00095EB7"/>
    <w:rsid w:val="0009632D"/>
    <w:rsid w:val="00097AD0"/>
    <w:rsid w:val="00097CE1"/>
    <w:rsid w:val="000A1747"/>
    <w:rsid w:val="000A190C"/>
    <w:rsid w:val="000A1E3B"/>
    <w:rsid w:val="000A32FE"/>
    <w:rsid w:val="000A3825"/>
    <w:rsid w:val="000A38AE"/>
    <w:rsid w:val="000A3CC2"/>
    <w:rsid w:val="000A4C55"/>
    <w:rsid w:val="000A7A2B"/>
    <w:rsid w:val="000B0963"/>
    <w:rsid w:val="000B0C8F"/>
    <w:rsid w:val="000B3C56"/>
    <w:rsid w:val="000B3CF9"/>
    <w:rsid w:val="000B41E3"/>
    <w:rsid w:val="000B463E"/>
    <w:rsid w:val="000C1A19"/>
    <w:rsid w:val="000C22D9"/>
    <w:rsid w:val="000C27AD"/>
    <w:rsid w:val="000C389C"/>
    <w:rsid w:val="000C4335"/>
    <w:rsid w:val="000C6F74"/>
    <w:rsid w:val="000C73DD"/>
    <w:rsid w:val="000C7DA8"/>
    <w:rsid w:val="000D0117"/>
    <w:rsid w:val="000D0B52"/>
    <w:rsid w:val="000D2666"/>
    <w:rsid w:val="000D4674"/>
    <w:rsid w:val="000D5874"/>
    <w:rsid w:val="000D75BD"/>
    <w:rsid w:val="000E0972"/>
    <w:rsid w:val="000E4C28"/>
    <w:rsid w:val="000E4D44"/>
    <w:rsid w:val="000F0721"/>
    <w:rsid w:val="000F0D3F"/>
    <w:rsid w:val="000F237F"/>
    <w:rsid w:val="000F2A44"/>
    <w:rsid w:val="000F3D6F"/>
    <w:rsid w:val="000F5F87"/>
    <w:rsid w:val="000F7689"/>
    <w:rsid w:val="00100145"/>
    <w:rsid w:val="001007F4"/>
    <w:rsid w:val="00101D1B"/>
    <w:rsid w:val="0010272E"/>
    <w:rsid w:val="00104C4E"/>
    <w:rsid w:val="00105523"/>
    <w:rsid w:val="001107D4"/>
    <w:rsid w:val="00111744"/>
    <w:rsid w:val="001123FC"/>
    <w:rsid w:val="0011314E"/>
    <w:rsid w:val="0011355A"/>
    <w:rsid w:val="00113913"/>
    <w:rsid w:val="00115413"/>
    <w:rsid w:val="00115429"/>
    <w:rsid w:val="00115CFA"/>
    <w:rsid w:val="0012051A"/>
    <w:rsid w:val="00120D8A"/>
    <w:rsid w:val="00124853"/>
    <w:rsid w:val="00124A2F"/>
    <w:rsid w:val="00125E1D"/>
    <w:rsid w:val="00125E6D"/>
    <w:rsid w:val="0012603F"/>
    <w:rsid w:val="001262C8"/>
    <w:rsid w:val="0013037B"/>
    <w:rsid w:val="00131743"/>
    <w:rsid w:val="00132B5A"/>
    <w:rsid w:val="001335FB"/>
    <w:rsid w:val="001336DA"/>
    <w:rsid w:val="0013513D"/>
    <w:rsid w:val="001354A3"/>
    <w:rsid w:val="00136EA1"/>
    <w:rsid w:val="00137E6F"/>
    <w:rsid w:val="001404AD"/>
    <w:rsid w:val="001404C4"/>
    <w:rsid w:val="00140E35"/>
    <w:rsid w:val="001431BF"/>
    <w:rsid w:val="001434CC"/>
    <w:rsid w:val="001434D1"/>
    <w:rsid w:val="0014543E"/>
    <w:rsid w:val="001460C3"/>
    <w:rsid w:val="0015000B"/>
    <w:rsid w:val="001502AC"/>
    <w:rsid w:val="00150F99"/>
    <w:rsid w:val="001513C0"/>
    <w:rsid w:val="00152882"/>
    <w:rsid w:val="00154875"/>
    <w:rsid w:val="00155442"/>
    <w:rsid w:val="00156816"/>
    <w:rsid w:val="00156E0D"/>
    <w:rsid w:val="0016024A"/>
    <w:rsid w:val="00160EC3"/>
    <w:rsid w:val="001617E7"/>
    <w:rsid w:val="0016211C"/>
    <w:rsid w:val="001710E8"/>
    <w:rsid w:val="00174031"/>
    <w:rsid w:val="00174E3B"/>
    <w:rsid w:val="00175C84"/>
    <w:rsid w:val="00176EE1"/>
    <w:rsid w:val="00177320"/>
    <w:rsid w:val="0017771A"/>
    <w:rsid w:val="00177CFA"/>
    <w:rsid w:val="001804AD"/>
    <w:rsid w:val="001825FE"/>
    <w:rsid w:val="00182BCB"/>
    <w:rsid w:val="00183954"/>
    <w:rsid w:val="00185ED4"/>
    <w:rsid w:val="00186268"/>
    <w:rsid w:val="0018708A"/>
    <w:rsid w:val="00187798"/>
    <w:rsid w:val="00187E8B"/>
    <w:rsid w:val="001904A5"/>
    <w:rsid w:val="00192FFE"/>
    <w:rsid w:val="00193CBE"/>
    <w:rsid w:val="00193DDA"/>
    <w:rsid w:val="00194A07"/>
    <w:rsid w:val="00195188"/>
    <w:rsid w:val="00196A43"/>
    <w:rsid w:val="001A088E"/>
    <w:rsid w:val="001A0A9D"/>
    <w:rsid w:val="001A11BE"/>
    <w:rsid w:val="001A1BD5"/>
    <w:rsid w:val="001A1D2A"/>
    <w:rsid w:val="001A2641"/>
    <w:rsid w:val="001A4089"/>
    <w:rsid w:val="001A6B87"/>
    <w:rsid w:val="001A7708"/>
    <w:rsid w:val="001B33C5"/>
    <w:rsid w:val="001B3A57"/>
    <w:rsid w:val="001B502A"/>
    <w:rsid w:val="001B55A8"/>
    <w:rsid w:val="001B7292"/>
    <w:rsid w:val="001C091F"/>
    <w:rsid w:val="001C0995"/>
    <w:rsid w:val="001C2041"/>
    <w:rsid w:val="001C2A50"/>
    <w:rsid w:val="001C3C74"/>
    <w:rsid w:val="001C4078"/>
    <w:rsid w:val="001C4EFB"/>
    <w:rsid w:val="001C50B7"/>
    <w:rsid w:val="001C5D0E"/>
    <w:rsid w:val="001C6202"/>
    <w:rsid w:val="001C621D"/>
    <w:rsid w:val="001C6D6E"/>
    <w:rsid w:val="001C6F6D"/>
    <w:rsid w:val="001C75A2"/>
    <w:rsid w:val="001C7E3D"/>
    <w:rsid w:val="001D0238"/>
    <w:rsid w:val="001D07F2"/>
    <w:rsid w:val="001D12F4"/>
    <w:rsid w:val="001D3204"/>
    <w:rsid w:val="001D573D"/>
    <w:rsid w:val="001D73EE"/>
    <w:rsid w:val="001F006E"/>
    <w:rsid w:val="001F2289"/>
    <w:rsid w:val="001F22EA"/>
    <w:rsid w:val="001F240A"/>
    <w:rsid w:val="001F3986"/>
    <w:rsid w:val="001F3D32"/>
    <w:rsid w:val="001F4284"/>
    <w:rsid w:val="001F4374"/>
    <w:rsid w:val="001F4923"/>
    <w:rsid w:val="00201059"/>
    <w:rsid w:val="002016BF"/>
    <w:rsid w:val="0020235E"/>
    <w:rsid w:val="00202666"/>
    <w:rsid w:val="00203209"/>
    <w:rsid w:val="002045E1"/>
    <w:rsid w:val="00204F6B"/>
    <w:rsid w:val="00206219"/>
    <w:rsid w:val="002067D6"/>
    <w:rsid w:val="00206CC4"/>
    <w:rsid w:val="00211E6D"/>
    <w:rsid w:val="00212866"/>
    <w:rsid w:val="00214441"/>
    <w:rsid w:val="00214828"/>
    <w:rsid w:val="002148AB"/>
    <w:rsid w:val="00214A07"/>
    <w:rsid w:val="002168C4"/>
    <w:rsid w:val="002179CE"/>
    <w:rsid w:val="00221CAC"/>
    <w:rsid w:val="002238BF"/>
    <w:rsid w:val="00227DCE"/>
    <w:rsid w:val="00232727"/>
    <w:rsid w:val="00232FCF"/>
    <w:rsid w:val="002338A4"/>
    <w:rsid w:val="002358AB"/>
    <w:rsid w:val="00235B48"/>
    <w:rsid w:val="00235D50"/>
    <w:rsid w:val="00236346"/>
    <w:rsid w:val="00236B34"/>
    <w:rsid w:val="0024013E"/>
    <w:rsid w:val="00240744"/>
    <w:rsid w:val="002435CC"/>
    <w:rsid w:val="00247347"/>
    <w:rsid w:val="0025089C"/>
    <w:rsid w:val="00251CBB"/>
    <w:rsid w:val="0025323F"/>
    <w:rsid w:val="0025591A"/>
    <w:rsid w:val="00255DE4"/>
    <w:rsid w:val="00257702"/>
    <w:rsid w:val="00261B81"/>
    <w:rsid w:val="00262E30"/>
    <w:rsid w:val="0026325C"/>
    <w:rsid w:val="00263396"/>
    <w:rsid w:val="00264CE6"/>
    <w:rsid w:val="00264D37"/>
    <w:rsid w:val="00264F37"/>
    <w:rsid w:val="0027066D"/>
    <w:rsid w:val="00270F62"/>
    <w:rsid w:val="00271A87"/>
    <w:rsid w:val="002725AB"/>
    <w:rsid w:val="00274958"/>
    <w:rsid w:val="00275F3F"/>
    <w:rsid w:val="00276673"/>
    <w:rsid w:val="002813F7"/>
    <w:rsid w:val="0028171F"/>
    <w:rsid w:val="00284E4F"/>
    <w:rsid w:val="002851C7"/>
    <w:rsid w:val="0028530F"/>
    <w:rsid w:val="00285FC5"/>
    <w:rsid w:val="002861A3"/>
    <w:rsid w:val="002861CB"/>
    <w:rsid w:val="00286AF3"/>
    <w:rsid w:val="002877D3"/>
    <w:rsid w:val="00290BEB"/>
    <w:rsid w:val="00293062"/>
    <w:rsid w:val="00294150"/>
    <w:rsid w:val="002A175A"/>
    <w:rsid w:val="002A1ED6"/>
    <w:rsid w:val="002A3A18"/>
    <w:rsid w:val="002A715A"/>
    <w:rsid w:val="002A72A1"/>
    <w:rsid w:val="002B2119"/>
    <w:rsid w:val="002B216B"/>
    <w:rsid w:val="002B2F9E"/>
    <w:rsid w:val="002B4FED"/>
    <w:rsid w:val="002C2052"/>
    <w:rsid w:val="002C3A16"/>
    <w:rsid w:val="002C47F0"/>
    <w:rsid w:val="002C61D2"/>
    <w:rsid w:val="002C774F"/>
    <w:rsid w:val="002C7A3D"/>
    <w:rsid w:val="002D0CEB"/>
    <w:rsid w:val="002D0DF3"/>
    <w:rsid w:val="002D1B3D"/>
    <w:rsid w:val="002D2C9D"/>
    <w:rsid w:val="002D2D3E"/>
    <w:rsid w:val="002D2E60"/>
    <w:rsid w:val="002D4BAD"/>
    <w:rsid w:val="002D6185"/>
    <w:rsid w:val="002E156E"/>
    <w:rsid w:val="002E1F47"/>
    <w:rsid w:val="002E2CC3"/>
    <w:rsid w:val="002E301D"/>
    <w:rsid w:val="002E4EED"/>
    <w:rsid w:val="002E5702"/>
    <w:rsid w:val="002E575B"/>
    <w:rsid w:val="002E7ACD"/>
    <w:rsid w:val="002F0CC3"/>
    <w:rsid w:val="002F1D75"/>
    <w:rsid w:val="002F22EA"/>
    <w:rsid w:val="002F448D"/>
    <w:rsid w:val="002F45AF"/>
    <w:rsid w:val="002F4E40"/>
    <w:rsid w:val="002F5C65"/>
    <w:rsid w:val="002F61EC"/>
    <w:rsid w:val="002F7676"/>
    <w:rsid w:val="002F7BDC"/>
    <w:rsid w:val="002F7D38"/>
    <w:rsid w:val="003002EF"/>
    <w:rsid w:val="003025A8"/>
    <w:rsid w:val="0030316E"/>
    <w:rsid w:val="00305345"/>
    <w:rsid w:val="00306427"/>
    <w:rsid w:val="00306FB8"/>
    <w:rsid w:val="003105E7"/>
    <w:rsid w:val="00311F73"/>
    <w:rsid w:val="0031257D"/>
    <w:rsid w:val="00312E05"/>
    <w:rsid w:val="0031489E"/>
    <w:rsid w:val="00314DDB"/>
    <w:rsid w:val="00315593"/>
    <w:rsid w:val="0031645D"/>
    <w:rsid w:val="00317124"/>
    <w:rsid w:val="00317F18"/>
    <w:rsid w:val="00323EF0"/>
    <w:rsid w:val="00324B6D"/>
    <w:rsid w:val="003263BB"/>
    <w:rsid w:val="003336C0"/>
    <w:rsid w:val="00333EC9"/>
    <w:rsid w:val="00334239"/>
    <w:rsid w:val="00334403"/>
    <w:rsid w:val="0033480D"/>
    <w:rsid w:val="003372A6"/>
    <w:rsid w:val="003376AD"/>
    <w:rsid w:val="003402A2"/>
    <w:rsid w:val="00341DD6"/>
    <w:rsid w:val="00342171"/>
    <w:rsid w:val="003428EB"/>
    <w:rsid w:val="003433F1"/>
    <w:rsid w:val="00344D0A"/>
    <w:rsid w:val="00345AE3"/>
    <w:rsid w:val="00345B40"/>
    <w:rsid w:val="00346E6E"/>
    <w:rsid w:val="0035149D"/>
    <w:rsid w:val="003516B6"/>
    <w:rsid w:val="003550A3"/>
    <w:rsid w:val="003562DA"/>
    <w:rsid w:val="00360500"/>
    <w:rsid w:val="00361A8E"/>
    <w:rsid w:val="00362C91"/>
    <w:rsid w:val="003645B4"/>
    <w:rsid w:val="00364A11"/>
    <w:rsid w:val="00364EFC"/>
    <w:rsid w:val="00364FC5"/>
    <w:rsid w:val="003665ED"/>
    <w:rsid w:val="003677C6"/>
    <w:rsid w:val="003706DE"/>
    <w:rsid w:val="00370D07"/>
    <w:rsid w:val="003752C0"/>
    <w:rsid w:val="0037665D"/>
    <w:rsid w:val="0037715B"/>
    <w:rsid w:val="00377767"/>
    <w:rsid w:val="00377F86"/>
    <w:rsid w:val="00381948"/>
    <w:rsid w:val="00382233"/>
    <w:rsid w:val="00387168"/>
    <w:rsid w:val="003875E4"/>
    <w:rsid w:val="00387D08"/>
    <w:rsid w:val="003927F7"/>
    <w:rsid w:val="00393FC4"/>
    <w:rsid w:val="00395A06"/>
    <w:rsid w:val="003A0562"/>
    <w:rsid w:val="003A0C23"/>
    <w:rsid w:val="003A0E62"/>
    <w:rsid w:val="003A10CD"/>
    <w:rsid w:val="003A1FB9"/>
    <w:rsid w:val="003A5671"/>
    <w:rsid w:val="003A5D94"/>
    <w:rsid w:val="003A76EE"/>
    <w:rsid w:val="003B1C17"/>
    <w:rsid w:val="003B35BC"/>
    <w:rsid w:val="003B443F"/>
    <w:rsid w:val="003B5FE0"/>
    <w:rsid w:val="003B65FA"/>
    <w:rsid w:val="003B753A"/>
    <w:rsid w:val="003C32C4"/>
    <w:rsid w:val="003C38EA"/>
    <w:rsid w:val="003C3F82"/>
    <w:rsid w:val="003C418F"/>
    <w:rsid w:val="003C4893"/>
    <w:rsid w:val="003C76A3"/>
    <w:rsid w:val="003C7D75"/>
    <w:rsid w:val="003D10A0"/>
    <w:rsid w:val="003D1A32"/>
    <w:rsid w:val="003D2C87"/>
    <w:rsid w:val="003D6CC2"/>
    <w:rsid w:val="003D7B65"/>
    <w:rsid w:val="003D7ED6"/>
    <w:rsid w:val="003D7FC6"/>
    <w:rsid w:val="003E01C4"/>
    <w:rsid w:val="003E383D"/>
    <w:rsid w:val="003E49E1"/>
    <w:rsid w:val="003E53E9"/>
    <w:rsid w:val="00400DEB"/>
    <w:rsid w:val="00403891"/>
    <w:rsid w:val="004063D6"/>
    <w:rsid w:val="004076DF"/>
    <w:rsid w:val="004078BA"/>
    <w:rsid w:val="00407D1D"/>
    <w:rsid w:val="004103BB"/>
    <w:rsid w:val="00410E0E"/>
    <w:rsid w:val="00411401"/>
    <w:rsid w:val="00411B4A"/>
    <w:rsid w:val="00415173"/>
    <w:rsid w:val="00415DAA"/>
    <w:rsid w:val="004173DE"/>
    <w:rsid w:val="00420722"/>
    <w:rsid w:val="00421B47"/>
    <w:rsid w:val="00421B64"/>
    <w:rsid w:val="0042320B"/>
    <w:rsid w:val="00423B1C"/>
    <w:rsid w:val="00423B88"/>
    <w:rsid w:val="00423F1A"/>
    <w:rsid w:val="00427080"/>
    <w:rsid w:val="00430500"/>
    <w:rsid w:val="00430E5A"/>
    <w:rsid w:val="00430FB2"/>
    <w:rsid w:val="00431AB4"/>
    <w:rsid w:val="00434276"/>
    <w:rsid w:val="00435F56"/>
    <w:rsid w:val="00436185"/>
    <w:rsid w:val="00437002"/>
    <w:rsid w:val="00440A84"/>
    <w:rsid w:val="0044154E"/>
    <w:rsid w:val="00442375"/>
    <w:rsid w:val="0044301D"/>
    <w:rsid w:val="0044742F"/>
    <w:rsid w:val="00451AE7"/>
    <w:rsid w:val="00451CD5"/>
    <w:rsid w:val="00451EF5"/>
    <w:rsid w:val="004520DE"/>
    <w:rsid w:val="00454B91"/>
    <w:rsid w:val="00454FC4"/>
    <w:rsid w:val="0045577E"/>
    <w:rsid w:val="00456A1E"/>
    <w:rsid w:val="0045725B"/>
    <w:rsid w:val="004574ED"/>
    <w:rsid w:val="004601EC"/>
    <w:rsid w:val="00461016"/>
    <w:rsid w:val="0046207D"/>
    <w:rsid w:val="00465587"/>
    <w:rsid w:val="00465F37"/>
    <w:rsid w:val="00466426"/>
    <w:rsid w:val="00467171"/>
    <w:rsid w:val="00467E92"/>
    <w:rsid w:val="00470721"/>
    <w:rsid w:val="00470FC1"/>
    <w:rsid w:val="0047265B"/>
    <w:rsid w:val="00472EDF"/>
    <w:rsid w:val="00473B94"/>
    <w:rsid w:val="00476250"/>
    <w:rsid w:val="00476364"/>
    <w:rsid w:val="00477B4D"/>
    <w:rsid w:val="004800A4"/>
    <w:rsid w:val="004869C1"/>
    <w:rsid w:val="004876B4"/>
    <w:rsid w:val="00491E97"/>
    <w:rsid w:val="00491EFF"/>
    <w:rsid w:val="00494AA8"/>
    <w:rsid w:val="0049731D"/>
    <w:rsid w:val="004974BF"/>
    <w:rsid w:val="004978C7"/>
    <w:rsid w:val="004A024C"/>
    <w:rsid w:val="004A1BC7"/>
    <w:rsid w:val="004A1D78"/>
    <w:rsid w:val="004A1F68"/>
    <w:rsid w:val="004A344E"/>
    <w:rsid w:val="004A4241"/>
    <w:rsid w:val="004A6514"/>
    <w:rsid w:val="004A6F71"/>
    <w:rsid w:val="004A74EC"/>
    <w:rsid w:val="004A766E"/>
    <w:rsid w:val="004B5081"/>
    <w:rsid w:val="004B5B99"/>
    <w:rsid w:val="004B5C29"/>
    <w:rsid w:val="004B60E5"/>
    <w:rsid w:val="004B6738"/>
    <w:rsid w:val="004B69A0"/>
    <w:rsid w:val="004B6B9A"/>
    <w:rsid w:val="004B6D76"/>
    <w:rsid w:val="004C0736"/>
    <w:rsid w:val="004C19B2"/>
    <w:rsid w:val="004C21CE"/>
    <w:rsid w:val="004C24A5"/>
    <w:rsid w:val="004C38A2"/>
    <w:rsid w:val="004C3E3A"/>
    <w:rsid w:val="004C42B8"/>
    <w:rsid w:val="004C64B3"/>
    <w:rsid w:val="004C653D"/>
    <w:rsid w:val="004C6EF5"/>
    <w:rsid w:val="004C7D34"/>
    <w:rsid w:val="004D0369"/>
    <w:rsid w:val="004D2657"/>
    <w:rsid w:val="004D2F12"/>
    <w:rsid w:val="004D33BC"/>
    <w:rsid w:val="004D5A25"/>
    <w:rsid w:val="004D7CB9"/>
    <w:rsid w:val="004E1B89"/>
    <w:rsid w:val="004E3B3F"/>
    <w:rsid w:val="004E3DC2"/>
    <w:rsid w:val="004E40B4"/>
    <w:rsid w:val="004E414D"/>
    <w:rsid w:val="004E457C"/>
    <w:rsid w:val="004E4861"/>
    <w:rsid w:val="004F00CE"/>
    <w:rsid w:val="004F5255"/>
    <w:rsid w:val="004F5805"/>
    <w:rsid w:val="004F7F70"/>
    <w:rsid w:val="00500654"/>
    <w:rsid w:val="00500D94"/>
    <w:rsid w:val="005016A1"/>
    <w:rsid w:val="00501A8C"/>
    <w:rsid w:val="0050357C"/>
    <w:rsid w:val="00507286"/>
    <w:rsid w:val="00507415"/>
    <w:rsid w:val="00507F93"/>
    <w:rsid w:val="00510871"/>
    <w:rsid w:val="005112D9"/>
    <w:rsid w:val="005113D6"/>
    <w:rsid w:val="0051254A"/>
    <w:rsid w:val="005127C1"/>
    <w:rsid w:val="0051374A"/>
    <w:rsid w:val="005145C6"/>
    <w:rsid w:val="00514DFF"/>
    <w:rsid w:val="00515380"/>
    <w:rsid w:val="0051666B"/>
    <w:rsid w:val="00517F63"/>
    <w:rsid w:val="00520048"/>
    <w:rsid w:val="0052074C"/>
    <w:rsid w:val="00520ACF"/>
    <w:rsid w:val="00521623"/>
    <w:rsid w:val="00521664"/>
    <w:rsid w:val="005218FB"/>
    <w:rsid w:val="00522033"/>
    <w:rsid w:val="0052328E"/>
    <w:rsid w:val="00525D03"/>
    <w:rsid w:val="00526A4C"/>
    <w:rsid w:val="00530844"/>
    <w:rsid w:val="00531138"/>
    <w:rsid w:val="00531F0A"/>
    <w:rsid w:val="0053254B"/>
    <w:rsid w:val="00534ED4"/>
    <w:rsid w:val="005352AB"/>
    <w:rsid w:val="00535FC4"/>
    <w:rsid w:val="00536F64"/>
    <w:rsid w:val="00537CAA"/>
    <w:rsid w:val="00540D9F"/>
    <w:rsid w:val="00543C4A"/>
    <w:rsid w:val="00543EF8"/>
    <w:rsid w:val="00544092"/>
    <w:rsid w:val="0054642F"/>
    <w:rsid w:val="0054686A"/>
    <w:rsid w:val="00547808"/>
    <w:rsid w:val="005515AF"/>
    <w:rsid w:val="00551EC8"/>
    <w:rsid w:val="00554A5C"/>
    <w:rsid w:val="00556E41"/>
    <w:rsid w:val="00557B12"/>
    <w:rsid w:val="00560078"/>
    <w:rsid w:val="005609AF"/>
    <w:rsid w:val="00560CCA"/>
    <w:rsid w:val="00562E40"/>
    <w:rsid w:val="0056394B"/>
    <w:rsid w:val="005658D3"/>
    <w:rsid w:val="0056736F"/>
    <w:rsid w:val="005704FA"/>
    <w:rsid w:val="0057076B"/>
    <w:rsid w:val="00571E6E"/>
    <w:rsid w:val="00572EEA"/>
    <w:rsid w:val="00572F4B"/>
    <w:rsid w:val="00573BB4"/>
    <w:rsid w:val="00573D7C"/>
    <w:rsid w:val="005746A7"/>
    <w:rsid w:val="00575C8D"/>
    <w:rsid w:val="005822B5"/>
    <w:rsid w:val="00582765"/>
    <w:rsid w:val="00583B7B"/>
    <w:rsid w:val="005852A9"/>
    <w:rsid w:val="00585AB2"/>
    <w:rsid w:val="005867FE"/>
    <w:rsid w:val="00586AAE"/>
    <w:rsid w:val="00587AA4"/>
    <w:rsid w:val="00587F6D"/>
    <w:rsid w:val="00590B99"/>
    <w:rsid w:val="005941A0"/>
    <w:rsid w:val="005951FC"/>
    <w:rsid w:val="0059529E"/>
    <w:rsid w:val="005966FF"/>
    <w:rsid w:val="00597619"/>
    <w:rsid w:val="005A12FE"/>
    <w:rsid w:val="005A1B9E"/>
    <w:rsid w:val="005A34AC"/>
    <w:rsid w:val="005A39EC"/>
    <w:rsid w:val="005A4935"/>
    <w:rsid w:val="005B0F77"/>
    <w:rsid w:val="005B309E"/>
    <w:rsid w:val="005B3C42"/>
    <w:rsid w:val="005B551B"/>
    <w:rsid w:val="005C022F"/>
    <w:rsid w:val="005C0566"/>
    <w:rsid w:val="005C2C2F"/>
    <w:rsid w:val="005C41BD"/>
    <w:rsid w:val="005C4232"/>
    <w:rsid w:val="005C66A5"/>
    <w:rsid w:val="005C7247"/>
    <w:rsid w:val="005D04F5"/>
    <w:rsid w:val="005D49B4"/>
    <w:rsid w:val="005D7989"/>
    <w:rsid w:val="005D7A04"/>
    <w:rsid w:val="005E05DC"/>
    <w:rsid w:val="005E42E9"/>
    <w:rsid w:val="005E5646"/>
    <w:rsid w:val="005F0706"/>
    <w:rsid w:val="005F141F"/>
    <w:rsid w:val="005F28D7"/>
    <w:rsid w:val="005F4286"/>
    <w:rsid w:val="005F59F7"/>
    <w:rsid w:val="005F60C3"/>
    <w:rsid w:val="005F70C7"/>
    <w:rsid w:val="005F7239"/>
    <w:rsid w:val="00604501"/>
    <w:rsid w:val="0060460B"/>
    <w:rsid w:val="006052D9"/>
    <w:rsid w:val="00605B71"/>
    <w:rsid w:val="0060677F"/>
    <w:rsid w:val="00607070"/>
    <w:rsid w:val="00610003"/>
    <w:rsid w:val="00610708"/>
    <w:rsid w:val="00610A03"/>
    <w:rsid w:val="00610A24"/>
    <w:rsid w:val="00610AAE"/>
    <w:rsid w:val="00610D56"/>
    <w:rsid w:val="00616240"/>
    <w:rsid w:val="006176AF"/>
    <w:rsid w:val="00617A4C"/>
    <w:rsid w:val="00617D66"/>
    <w:rsid w:val="006233B7"/>
    <w:rsid w:val="006233F8"/>
    <w:rsid w:val="00623D9E"/>
    <w:rsid w:val="006249E4"/>
    <w:rsid w:val="006252BA"/>
    <w:rsid w:val="00625896"/>
    <w:rsid w:val="00626213"/>
    <w:rsid w:val="006265AE"/>
    <w:rsid w:val="00626AA6"/>
    <w:rsid w:val="00626E8D"/>
    <w:rsid w:val="00627EF2"/>
    <w:rsid w:val="00634ADA"/>
    <w:rsid w:val="006378EF"/>
    <w:rsid w:val="00641410"/>
    <w:rsid w:val="00642E9C"/>
    <w:rsid w:val="00643B7F"/>
    <w:rsid w:val="006463EE"/>
    <w:rsid w:val="00646BE4"/>
    <w:rsid w:val="00647ECC"/>
    <w:rsid w:val="006504DA"/>
    <w:rsid w:val="00650B65"/>
    <w:rsid w:val="00650F3C"/>
    <w:rsid w:val="00651607"/>
    <w:rsid w:val="006537A4"/>
    <w:rsid w:val="00653BF9"/>
    <w:rsid w:val="00654F1B"/>
    <w:rsid w:val="00656F53"/>
    <w:rsid w:val="00660EBB"/>
    <w:rsid w:val="006614EC"/>
    <w:rsid w:val="00661AB6"/>
    <w:rsid w:val="006626D3"/>
    <w:rsid w:val="006643EA"/>
    <w:rsid w:val="0066482E"/>
    <w:rsid w:val="00665D99"/>
    <w:rsid w:val="00666027"/>
    <w:rsid w:val="006667E3"/>
    <w:rsid w:val="00666B70"/>
    <w:rsid w:val="00666BB9"/>
    <w:rsid w:val="0066724D"/>
    <w:rsid w:val="006704C3"/>
    <w:rsid w:val="0067126E"/>
    <w:rsid w:val="006715F7"/>
    <w:rsid w:val="0067161D"/>
    <w:rsid w:val="00671C15"/>
    <w:rsid w:val="00671E76"/>
    <w:rsid w:val="00674172"/>
    <w:rsid w:val="00676FA1"/>
    <w:rsid w:val="00680D2F"/>
    <w:rsid w:val="00680FDC"/>
    <w:rsid w:val="006820A2"/>
    <w:rsid w:val="00682686"/>
    <w:rsid w:val="006827B4"/>
    <w:rsid w:val="00683317"/>
    <w:rsid w:val="00683423"/>
    <w:rsid w:val="006841A7"/>
    <w:rsid w:val="0068463F"/>
    <w:rsid w:val="00686C52"/>
    <w:rsid w:val="00690230"/>
    <w:rsid w:val="00690D0D"/>
    <w:rsid w:val="0069169A"/>
    <w:rsid w:val="00691901"/>
    <w:rsid w:val="00692A30"/>
    <w:rsid w:val="006930DF"/>
    <w:rsid w:val="006934DF"/>
    <w:rsid w:val="0069414B"/>
    <w:rsid w:val="00694411"/>
    <w:rsid w:val="00695F59"/>
    <w:rsid w:val="006969CD"/>
    <w:rsid w:val="00697183"/>
    <w:rsid w:val="0069789C"/>
    <w:rsid w:val="00697CC1"/>
    <w:rsid w:val="006A1361"/>
    <w:rsid w:val="006A1B1D"/>
    <w:rsid w:val="006A2886"/>
    <w:rsid w:val="006A45F1"/>
    <w:rsid w:val="006B242F"/>
    <w:rsid w:val="006B27FF"/>
    <w:rsid w:val="006B2B9D"/>
    <w:rsid w:val="006B639A"/>
    <w:rsid w:val="006B63AF"/>
    <w:rsid w:val="006B7ED4"/>
    <w:rsid w:val="006C1F5F"/>
    <w:rsid w:val="006C20FA"/>
    <w:rsid w:val="006C3285"/>
    <w:rsid w:val="006C334B"/>
    <w:rsid w:val="006C3506"/>
    <w:rsid w:val="006C5643"/>
    <w:rsid w:val="006C5651"/>
    <w:rsid w:val="006C708B"/>
    <w:rsid w:val="006C7B31"/>
    <w:rsid w:val="006D3878"/>
    <w:rsid w:val="006D58A3"/>
    <w:rsid w:val="006D7F01"/>
    <w:rsid w:val="006E01BF"/>
    <w:rsid w:val="006E0703"/>
    <w:rsid w:val="006E1242"/>
    <w:rsid w:val="006E1370"/>
    <w:rsid w:val="006E371D"/>
    <w:rsid w:val="006E5266"/>
    <w:rsid w:val="006E55B1"/>
    <w:rsid w:val="006E6872"/>
    <w:rsid w:val="006E7FB2"/>
    <w:rsid w:val="006F18E9"/>
    <w:rsid w:val="006F2092"/>
    <w:rsid w:val="006F528C"/>
    <w:rsid w:val="006F5F24"/>
    <w:rsid w:val="006F659E"/>
    <w:rsid w:val="006F6DE5"/>
    <w:rsid w:val="006F761E"/>
    <w:rsid w:val="006F76B2"/>
    <w:rsid w:val="00700B6A"/>
    <w:rsid w:val="00701DBA"/>
    <w:rsid w:val="007029B4"/>
    <w:rsid w:val="00702E07"/>
    <w:rsid w:val="00702E59"/>
    <w:rsid w:val="0070374C"/>
    <w:rsid w:val="00703823"/>
    <w:rsid w:val="00705F18"/>
    <w:rsid w:val="00707F85"/>
    <w:rsid w:val="0071384D"/>
    <w:rsid w:val="00715041"/>
    <w:rsid w:val="00715FE9"/>
    <w:rsid w:val="007210DE"/>
    <w:rsid w:val="0072122B"/>
    <w:rsid w:val="007224DF"/>
    <w:rsid w:val="00723182"/>
    <w:rsid w:val="00723CAD"/>
    <w:rsid w:val="007303CA"/>
    <w:rsid w:val="0073348D"/>
    <w:rsid w:val="007341DA"/>
    <w:rsid w:val="00735956"/>
    <w:rsid w:val="00736D89"/>
    <w:rsid w:val="007374CD"/>
    <w:rsid w:val="007377A7"/>
    <w:rsid w:val="00741233"/>
    <w:rsid w:val="00746283"/>
    <w:rsid w:val="00750B55"/>
    <w:rsid w:val="00751D1F"/>
    <w:rsid w:val="00751FB0"/>
    <w:rsid w:val="00753573"/>
    <w:rsid w:val="00756442"/>
    <w:rsid w:val="00757ADB"/>
    <w:rsid w:val="00762132"/>
    <w:rsid w:val="00762359"/>
    <w:rsid w:val="00762D33"/>
    <w:rsid w:val="0076313F"/>
    <w:rsid w:val="00767E08"/>
    <w:rsid w:val="00767E9D"/>
    <w:rsid w:val="007700F7"/>
    <w:rsid w:val="00772E3F"/>
    <w:rsid w:val="0077334E"/>
    <w:rsid w:val="0077362C"/>
    <w:rsid w:val="00780ABA"/>
    <w:rsid w:val="00780F15"/>
    <w:rsid w:val="0078258C"/>
    <w:rsid w:val="007868BB"/>
    <w:rsid w:val="00786F39"/>
    <w:rsid w:val="00791849"/>
    <w:rsid w:val="0079231F"/>
    <w:rsid w:val="00793B65"/>
    <w:rsid w:val="007940E3"/>
    <w:rsid w:val="0079544D"/>
    <w:rsid w:val="00795790"/>
    <w:rsid w:val="007957F5"/>
    <w:rsid w:val="00795D7F"/>
    <w:rsid w:val="00796C55"/>
    <w:rsid w:val="007A003D"/>
    <w:rsid w:val="007A049A"/>
    <w:rsid w:val="007A0BC0"/>
    <w:rsid w:val="007A1A25"/>
    <w:rsid w:val="007A3157"/>
    <w:rsid w:val="007A3220"/>
    <w:rsid w:val="007A35EB"/>
    <w:rsid w:val="007A39E3"/>
    <w:rsid w:val="007A3B23"/>
    <w:rsid w:val="007A414B"/>
    <w:rsid w:val="007A67C5"/>
    <w:rsid w:val="007B220D"/>
    <w:rsid w:val="007B3170"/>
    <w:rsid w:val="007B4823"/>
    <w:rsid w:val="007B4D12"/>
    <w:rsid w:val="007B534D"/>
    <w:rsid w:val="007B5A7A"/>
    <w:rsid w:val="007B5AD9"/>
    <w:rsid w:val="007B7B3D"/>
    <w:rsid w:val="007C07EE"/>
    <w:rsid w:val="007C134C"/>
    <w:rsid w:val="007C24CF"/>
    <w:rsid w:val="007C2C6D"/>
    <w:rsid w:val="007C3AA5"/>
    <w:rsid w:val="007C3E9C"/>
    <w:rsid w:val="007C42D8"/>
    <w:rsid w:val="007C5434"/>
    <w:rsid w:val="007C6169"/>
    <w:rsid w:val="007D021B"/>
    <w:rsid w:val="007D117C"/>
    <w:rsid w:val="007D141F"/>
    <w:rsid w:val="007D1A26"/>
    <w:rsid w:val="007D1C99"/>
    <w:rsid w:val="007D1F35"/>
    <w:rsid w:val="007D2D44"/>
    <w:rsid w:val="007D3BD4"/>
    <w:rsid w:val="007D4913"/>
    <w:rsid w:val="007D50BF"/>
    <w:rsid w:val="007D6A54"/>
    <w:rsid w:val="007E0F32"/>
    <w:rsid w:val="007E24D9"/>
    <w:rsid w:val="007E26A8"/>
    <w:rsid w:val="007E2BFD"/>
    <w:rsid w:val="007E386A"/>
    <w:rsid w:val="007E3D2A"/>
    <w:rsid w:val="007E4C39"/>
    <w:rsid w:val="007E4FF6"/>
    <w:rsid w:val="007E581A"/>
    <w:rsid w:val="007E7DE0"/>
    <w:rsid w:val="007F1488"/>
    <w:rsid w:val="007F253C"/>
    <w:rsid w:val="007F5382"/>
    <w:rsid w:val="007F6A1D"/>
    <w:rsid w:val="007F7876"/>
    <w:rsid w:val="008026EF"/>
    <w:rsid w:val="008036C1"/>
    <w:rsid w:val="008043CE"/>
    <w:rsid w:val="008069AF"/>
    <w:rsid w:val="0080749A"/>
    <w:rsid w:val="008077F4"/>
    <w:rsid w:val="00807840"/>
    <w:rsid w:val="00810A7D"/>
    <w:rsid w:val="00810E1D"/>
    <w:rsid w:val="0081176D"/>
    <w:rsid w:val="008140CF"/>
    <w:rsid w:val="0081425B"/>
    <w:rsid w:val="00822376"/>
    <w:rsid w:val="008228FA"/>
    <w:rsid w:val="00823D8C"/>
    <w:rsid w:val="00826E9E"/>
    <w:rsid w:val="00830224"/>
    <w:rsid w:val="00830623"/>
    <w:rsid w:val="008308A9"/>
    <w:rsid w:val="008342C5"/>
    <w:rsid w:val="0083455D"/>
    <w:rsid w:val="0083705E"/>
    <w:rsid w:val="0084078E"/>
    <w:rsid w:val="008407D4"/>
    <w:rsid w:val="0084201A"/>
    <w:rsid w:val="00844672"/>
    <w:rsid w:val="00844922"/>
    <w:rsid w:val="00845CBF"/>
    <w:rsid w:val="00847C2F"/>
    <w:rsid w:val="00850BE9"/>
    <w:rsid w:val="00851BB6"/>
    <w:rsid w:val="0085250A"/>
    <w:rsid w:val="008541B4"/>
    <w:rsid w:val="008556C1"/>
    <w:rsid w:val="0085663C"/>
    <w:rsid w:val="0086079A"/>
    <w:rsid w:val="00863714"/>
    <w:rsid w:val="00863B82"/>
    <w:rsid w:val="00864D30"/>
    <w:rsid w:val="00865581"/>
    <w:rsid w:val="00865793"/>
    <w:rsid w:val="00866723"/>
    <w:rsid w:val="00867658"/>
    <w:rsid w:val="00867EDE"/>
    <w:rsid w:val="008715F8"/>
    <w:rsid w:val="00872F72"/>
    <w:rsid w:val="00875246"/>
    <w:rsid w:val="00875A4D"/>
    <w:rsid w:val="00881511"/>
    <w:rsid w:val="00881947"/>
    <w:rsid w:val="00883D59"/>
    <w:rsid w:val="0088459C"/>
    <w:rsid w:val="00887484"/>
    <w:rsid w:val="008877F6"/>
    <w:rsid w:val="00891285"/>
    <w:rsid w:val="00892282"/>
    <w:rsid w:val="0089396D"/>
    <w:rsid w:val="00895BA3"/>
    <w:rsid w:val="008972C0"/>
    <w:rsid w:val="008975CA"/>
    <w:rsid w:val="0089793A"/>
    <w:rsid w:val="008A16E4"/>
    <w:rsid w:val="008A24F1"/>
    <w:rsid w:val="008A3E3C"/>
    <w:rsid w:val="008A3F03"/>
    <w:rsid w:val="008A4593"/>
    <w:rsid w:val="008A47DA"/>
    <w:rsid w:val="008A56FC"/>
    <w:rsid w:val="008A596B"/>
    <w:rsid w:val="008B66A1"/>
    <w:rsid w:val="008C0250"/>
    <w:rsid w:val="008C0926"/>
    <w:rsid w:val="008C0F94"/>
    <w:rsid w:val="008C1A82"/>
    <w:rsid w:val="008C3D36"/>
    <w:rsid w:val="008C42B6"/>
    <w:rsid w:val="008C4912"/>
    <w:rsid w:val="008C51DA"/>
    <w:rsid w:val="008C630B"/>
    <w:rsid w:val="008D3958"/>
    <w:rsid w:val="008D5AFB"/>
    <w:rsid w:val="008D663E"/>
    <w:rsid w:val="008D6E9C"/>
    <w:rsid w:val="008D7B57"/>
    <w:rsid w:val="008D7D91"/>
    <w:rsid w:val="008E05AD"/>
    <w:rsid w:val="008E0D8E"/>
    <w:rsid w:val="008E16BC"/>
    <w:rsid w:val="008E1DEE"/>
    <w:rsid w:val="008E4555"/>
    <w:rsid w:val="008E5353"/>
    <w:rsid w:val="008E57EE"/>
    <w:rsid w:val="008E711E"/>
    <w:rsid w:val="008F092E"/>
    <w:rsid w:val="008F30AA"/>
    <w:rsid w:val="008F38B5"/>
    <w:rsid w:val="008F390E"/>
    <w:rsid w:val="008F406A"/>
    <w:rsid w:val="008F4D99"/>
    <w:rsid w:val="008F5672"/>
    <w:rsid w:val="008F5768"/>
    <w:rsid w:val="008F7A38"/>
    <w:rsid w:val="009000DB"/>
    <w:rsid w:val="00901379"/>
    <w:rsid w:val="00901795"/>
    <w:rsid w:val="00903506"/>
    <w:rsid w:val="009054A3"/>
    <w:rsid w:val="00905B58"/>
    <w:rsid w:val="00905F7E"/>
    <w:rsid w:val="009074DD"/>
    <w:rsid w:val="0091054E"/>
    <w:rsid w:val="00911A59"/>
    <w:rsid w:val="0091514B"/>
    <w:rsid w:val="00915F88"/>
    <w:rsid w:val="009163E2"/>
    <w:rsid w:val="009165ED"/>
    <w:rsid w:val="0091731F"/>
    <w:rsid w:val="00920E9A"/>
    <w:rsid w:val="00920F5E"/>
    <w:rsid w:val="00921065"/>
    <w:rsid w:val="009219FC"/>
    <w:rsid w:val="00921E06"/>
    <w:rsid w:val="00923AF0"/>
    <w:rsid w:val="00924B7B"/>
    <w:rsid w:val="00925049"/>
    <w:rsid w:val="00926CF5"/>
    <w:rsid w:val="009301FC"/>
    <w:rsid w:val="00931181"/>
    <w:rsid w:val="0093168E"/>
    <w:rsid w:val="00932C10"/>
    <w:rsid w:val="00936977"/>
    <w:rsid w:val="00940CA9"/>
    <w:rsid w:val="00940E56"/>
    <w:rsid w:val="00941FC7"/>
    <w:rsid w:val="00942388"/>
    <w:rsid w:val="00943EF8"/>
    <w:rsid w:val="009446A2"/>
    <w:rsid w:val="00946282"/>
    <w:rsid w:val="00946E14"/>
    <w:rsid w:val="00952F5C"/>
    <w:rsid w:val="00953864"/>
    <w:rsid w:val="00955D26"/>
    <w:rsid w:val="00956002"/>
    <w:rsid w:val="00956BD4"/>
    <w:rsid w:val="009570AD"/>
    <w:rsid w:val="00957567"/>
    <w:rsid w:val="009579FF"/>
    <w:rsid w:val="009603EB"/>
    <w:rsid w:val="00960441"/>
    <w:rsid w:val="009608CB"/>
    <w:rsid w:val="00961840"/>
    <w:rsid w:val="009619E6"/>
    <w:rsid w:val="00962FE5"/>
    <w:rsid w:val="00963BFB"/>
    <w:rsid w:val="0096620A"/>
    <w:rsid w:val="00966A61"/>
    <w:rsid w:val="00971701"/>
    <w:rsid w:val="0097226A"/>
    <w:rsid w:val="00972602"/>
    <w:rsid w:val="00972657"/>
    <w:rsid w:val="00972908"/>
    <w:rsid w:val="009731E0"/>
    <w:rsid w:val="00973608"/>
    <w:rsid w:val="00976076"/>
    <w:rsid w:val="00976269"/>
    <w:rsid w:val="00980A11"/>
    <w:rsid w:val="00981A5F"/>
    <w:rsid w:val="00981D54"/>
    <w:rsid w:val="0098278D"/>
    <w:rsid w:val="009847F8"/>
    <w:rsid w:val="009849A3"/>
    <w:rsid w:val="009855C4"/>
    <w:rsid w:val="00986AF7"/>
    <w:rsid w:val="00990AA7"/>
    <w:rsid w:val="00991350"/>
    <w:rsid w:val="0099181A"/>
    <w:rsid w:val="00993526"/>
    <w:rsid w:val="00994009"/>
    <w:rsid w:val="009960F2"/>
    <w:rsid w:val="00996227"/>
    <w:rsid w:val="009A0809"/>
    <w:rsid w:val="009A1C2C"/>
    <w:rsid w:val="009A205A"/>
    <w:rsid w:val="009A2D83"/>
    <w:rsid w:val="009A38D9"/>
    <w:rsid w:val="009A40F3"/>
    <w:rsid w:val="009A45F9"/>
    <w:rsid w:val="009A4953"/>
    <w:rsid w:val="009A4D50"/>
    <w:rsid w:val="009A73E7"/>
    <w:rsid w:val="009B1211"/>
    <w:rsid w:val="009B2459"/>
    <w:rsid w:val="009B2B85"/>
    <w:rsid w:val="009B5588"/>
    <w:rsid w:val="009B7685"/>
    <w:rsid w:val="009B7789"/>
    <w:rsid w:val="009C0A74"/>
    <w:rsid w:val="009C0C9D"/>
    <w:rsid w:val="009C0FA3"/>
    <w:rsid w:val="009C3D5B"/>
    <w:rsid w:val="009C47FF"/>
    <w:rsid w:val="009C63CC"/>
    <w:rsid w:val="009C6746"/>
    <w:rsid w:val="009C6CC4"/>
    <w:rsid w:val="009C6D5A"/>
    <w:rsid w:val="009C6E66"/>
    <w:rsid w:val="009D1A35"/>
    <w:rsid w:val="009D1D92"/>
    <w:rsid w:val="009D295E"/>
    <w:rsid w:val="009D3AEA"/>
    <w:rsid w:val="009D3F05"/>
    <w:rsid w:val="009D40D6"/>
    <w:rsid w:val="009D552E"/>
    <w:rsid w:val="009D6879"/>
    <w:rsid w:val="009D7BA2"/>
    <w:rsid w:val="009D7C3C"/>
    <w:rsid w:val="009E0E85"/>
    <w:rsid w:val="009E153F"/>
    <w:rsid w:val="009E19C9"/>
    <w:rsid w:val="009E43B5"/>
    <w:rsid w:val="009E468F"/>
    <w:rsid w:val="009E49E2"/>
    <w:rsid w:val="009F473F"/>
    <w:rsid w:val="009F6620"/>
    <w:rsid w:val="009F6EF6"/>
    <w:rsid w:val="009F70E5"/>
    <w:rsid w:val="00A00C2F"/>
    <w:rsid w:val="00A017C9"/>
    <w:rsid w:val="00A028A9"/>
    <w:rsid w:val="00A0333C"/>
    <w:rsid w:val="00A03552"/>
    <w:rsid w:val="00A03578"/>
    <w:rsid w:val="00A04C69"/>
    <w:rsid w:val="00A05B89"/>
    <w:rsid w:val="00A05BE4"/>
    <w:rsid w:val="00A0732F"/>
    <w:rsid w:val="00A07608"/>
    <w:rsid w:val="00A1191C"/>
    <w:rsid w:val="00A11D6D"/>
    <w:rsid w:val="00A11F7D"/>
    <w:rsid w:val="00A1599F"/>
    <w:rsid w:val="00A16F56"/>
    <w:rsid w:val="00A2104C"/>
    <w:rsid w:val="00A21352"/>
    <w:rsid w:val="00A226E1"/>
    <w:rsid w:val="00A22758"/>
    <w:rsid w:val="00A23138"/>
    <w:rsid w:val="00A23D09"/>
    <w:rsid w:val="00A24BEF"/>
    <w:rsid w:val="00A26111"/>
    <w:rsid w:val="00A26B34"/>
    <w:rsid w:val="00A270B0"/>
    <w:rsid w:val="00A27A19"/>
    <w:rsid w:val="00A3662E"/>
    <w:rsid w:val="00A3699A"/>
    <w:rsid w:val="00A369C2"/>
    <w:rsid w:val="00A4010A"/>
    <w:rsid w:val="00A40357"/>
    <w:rsid w:val="00A40CF8"/>
    <w:rsid w:val="00A40ED0"/>
    <w:rsid w:val="00A44DDE"/>
    <w:rsid w:val="00A521FC"/>
    <w:rsid w:val="00A52B48"/>
    <w:rsid w:val="00A55C5F"/>
    <w:rsid w:val="00A60D76"/>
    <w:rsid w:val="00A6107D"/>
    <w:rsid w:val="00A61781"/>
    <w:rsid w:val="00A643D6"/>
    <w:rsid w:val="00A650B2"/>
    <w:rsid w:val="00A67D77"/>
    <w:rsid w:val="00A67E00"/>
    <w:rsid w:val="00A70823"/>
    <w:rsid w:val="00A709BD"/>
    <w:rsid w:val="00A749E8"/>
    <w:rsid w:val="00A822DF"/>
    <w:rsid w:val="00A824E6"/>
    <w:rsid w:val="00A8279E"/>
    <w:rsid w:val="00A82E49"/>
    <w:rsid w:val="00A83115"/>
    <w:rsid w:val="00A83C80"/>
    <w:rsid w:val="00A8473B"/>
    <w:rsid w:val="00A8554E"/>
    <w:rsid w:val="00A8605F"/>
    <w:rsid w:val="00A862C0"/>
    <w:rsid w:val="00A8692B"/>
    <w:rsid w:val="00A87ECE"/>
    <w:rsid w:val="00A915DF"/>
    <w:rsid w:val="00A91A0E"/>
    <w:rsid w:val="00A9334B"/>
    <w:rsid w:val="00A93F91"/>
    <w:rsid w:val="00A9470D"/>
    <w:rsid w:val="00A96848"/>
    <w:rsid w:val="00A968A1"/>
    <w:rsid w:val="00A96D9C"/>
    <w:rsid w:val="00A9771C"/>
    <w:rsid w:val="00A97FD3"/>
    <w:rsid w:val="00AA0172"/>
    <w:rsid w:val="00AA2966"/>
    <w:rsid w:val="00AA2B71"/>
    <w:rsid w:val="00AA2E9C"/>
    <w:rsid w:val="00AA2EE4"/>
    <w:rsid w:val="00AA3D57"/>
    <w:rsid w:val="00AA4E11"/>
    <w:rsid w:val="00AA58AE"/>
    <w:rsid w:val="00AA616E"/>
    <w:rsid w:val="00AA6468"/>
    <w:rsid w:val="00AB3A63"/>
    <w:rsid w:val="00AB4ADD"/>
    <w:rsid w:val="00AB52F7"/>
    <w:rsid w:val="00AC0F5A"/>
    <w:rsid w:val="00AC3494"/>
    <w:rsid w:val="00AC3518"/>
    <w:rsid w:val="00AC3C7D"/>
    <w:rsid w:val="00AC73F5"/>
    <w:rsid w:val="00AD0610"/>
    <w:rsid w:val="00AD0C5A"/>
    <w:rsid w:val="00AD1981"/>
    <w:rsid w:val="00AD1C82"/>
    <w:rsid w:val="00AD28F7"/>
    <w:rsid w:val="00AD3BE2"/>
    <w:rsid w:val="00AD3C02"/>
    <w:rsid w:val="00AD3CB5"/>
    <w:rsid w:val="00AD63A4"/>
    <w:rsid w:val="00AD687C"/>
    <w:rsid w:val="00AD6F3B"/>
    <w:rsid w:val="00AD719F"/>
    <w:rsid w:val="00AE0685"/>
    <w:rsid w:val="00AE0DB9"/>
    <w:rsid w:val="00AE1571"/>
    <w:rsid w:val="00AE2996"/>
    <w:rsid w:val="00AE3F73"/>
    <w:rsid w:val="00AE7577"/>
    <w:rsid w:val="00AE7A15"/>
    <w:rsid w:val="00AF08E9"/>
    <w:rsid w:val="00AF3AB3"/>
    <w:rsid w:val="00AF4E02"/>
    <w:rsid w:val="00AF671E"/>
    <w:rsid w:val="00AF6F3F"/>
    <w:rsid w:val="00AF7DA3"/>
    <w:rsid w:val="00B0150C"/>
    <w:rsid w:val="00B01D83"/>
    <w:rsid w:val="00B03C8A"/>
    <w:rsid w:val="00B03E0B"/>
    <w:rsid w:val="00B049AF"/>
    <w:rsid w:val="00B05FD8"/>
    <w:rsid w:val="00B066A3"/>
    <w:rsid w:val="00B06CA4"/>
    <w:rsid w:val="00B06DF8"/>
    <w:rsid w:val="00B0706A"/>
    <w:rsid w:val="00B07478"/>
    <w:rsid w:val="00B07574"/>
    <w:rsid w:val="00B07A52"/>
    <w:rsid w:val="00B10157"/>
    <w:rsid w:val="00B10555"/>
    <w:rsid w:val="00B1279B"/>
    <w:rsid w:val="00B156B7"/>
    <w:rsid w:val="00B1617E"/>
    <w:rsid w:val="00B17409"/>
    <w:rsid w:val="00B204CF"/>
    <w:rsid w:val="00B2157B"/>
    <w:rsid w:val="00B24113"/>
    <w:rsid w:val="00B26EBD"/>
    <w:rsid w:val="00B2760B"/>
    <w:rsid w:val="00B27A8B"/>
    <w:rsid w:val="00B3019A"/>
    <w:rsid w:val="00B30C4A"/>
    <w:rsid w:val="00B337C3"/>
    <w:rsid w:val="00B33EC9"/>
    <w:rsid w:val="00B35CFA"/>
    <w:rsid w:val="00B3761B"/>
    <w:rsid w:val="00B415D3"/>
    <w:rsid w:val="00B41D60"/>
    <w:rsid w:val="00B43B86"/>
    <w:rsid w:val="00B45328"/>
    <w:rsid w:val="00B46079"/>
    <w:rsid w:val="00B47C0D"/>
    <w:rsid w:val="00B5016C"/>
    <w:rsid w:val="00B50F46"/>
    <w:rsid w:val="00B52016"/>
    <w:rsid w:val="00B5224A"/>
    <w:rsid w:val="00B526D0"/>
    <w:rsid w:val="00B52A1A"/>
    <w:rsid w:val="00B54A58"/>
    <w:rsid w:val="00B6014C"/>
    <w:rsid w:val="00B60D08"/>
    <w:rsid w:val="00B620B8"/>
    <w:rsid w:val="00B623E7"/>
    <w:rsid w:val="00B63532"/>
    <w:rsid w:val="00B662B9"/>
    <w:rsid w:val="00B67AE2"/>
    <w:rsid w:val="00B73124"/>
    <w:rsid w:val="00B752AE"/>
    <w:rsid w:val="00B75788"/>
    <w:rsid w:val="00B81504"/>
    <w:rsid w:val="00B8366B"/>
    <w:rsid w:val="00B8485F"/>
    <w:rsid w:val="00B8517E"/>
    <w:rsid w:val="00B85909"/>
    <w:rsid w:val="00B86A30"/>
    <w:rsid w:val="00B86D61"/>
    <w:rsid w:val="00B92616"/>
    <w:rsid w:val="00B93F7A"/>
    <w:rsid w:val="00B9487F"/>
    <w:rsid w:val="00B968A9"/>
    <w:rsid w:val="00B96C08"/>
    <w:rsid w:val="00B97860"/>
    <w:rsid w:val="00BA0545"/>
    <w:rsid w:val="00BA08C5"/>
    <w:rsid w:val="00BA1542"/>
    <w:rsid w:val="00BA3458"/>
    <w:rsid w:val="00BA37BF"/>
    <w:rsid w:val="00BA4B9B"/>
    <w:rsid w:val="00BA5301"/>
    <w:rsid w:val="00BA55AB"/>
    <w:rsid w:val="00BA6748"/>
    <w:rsid w:val="00BA6B41"/>
    <w:rsid w:val="00BB04E4"/>
    <w:rsid w:val="00BB0D4B"/>
    <w:rsid w:val="00BB1AD1"/>
    <w:rsid w:val="00BB2205"/>
    <w:rsid w:val="00BB559F"/>
    <w:rsid w:val="00BB6092"/>
    <w:rsid w:val="00BB67DD"/>
    <w:rsid w:val="00BB6822"/>
    <w:rsid w:val="00BB6A8A"/>
    <w:rsid w:val="00BB7055"/>
    <w:rsid w:val="00BB7A4E"/>
    <w:rsid w:val="00BC09B5"/>
    <w:rsid w:val="00BC13FD"/>
    <w:rsid w:val="00BC2A4A"/>
    <w:rsid w:val="00BC324D"/>
    <w:rsid w:val="00BC35CF"/>
    <w:rsid w:val="00BC3979"/>
    <w:rsid w:val="00BC400F"/>
    <w:rsid w:val="00BC5FC9"/>
    <w:rsid w:val="00BC67EF"/>
    <w:rsid w:val="00BC78F7"/>
    <w:rsid w:val="00BD029E"/>
    <w:rsid w:val="00BD1A19"/>
    <w:rsid w:val="00BD6137"/>
    <w:rsid w:val="00BE16E6"/>
    <w:rsid w:val="00BE1A1D"/>
    <w:rsid w:val="00BE1EDA"/>
    <w:rsid w:val="00BE292B"/>
    <w:rsid w:val="00BE2BB9"/>
    <w:rsid w:val="00BE2FCA"/>
    <w:rsid w:val="00BE4E9E"/>
    <w:rsid w:val="00BE667E"/>
    <w:rsid w:val="00BF0B29"/>
    <w:rsid w:val="00BF1E68"/>
    <w:rsid w:val="00BF21D8"/>
    <w:rsid w:val="00BF2B6F"/>
    <w:rsid w:val="00BF4B3E"/>
    <w:rsid w:val="00BF7F62"/>
    <w:rsid w:val="00BF7F89"/>
    <w:rsid w:val="00C00304"/>
    <w:rsid w:val="00C00BBF"/>
    <w:rsid w:val="00C03461"/>
    <w:rsid w:val="00C0408E"/>
    <w:rsid w:val="00C058E6"/>
    <w:rsid w:val="00C05B8F"/>
    <w:rsid w:val="00C06807"/>
    <w:rsid w:val="00C06BD7"/>
    <w:rsid w:val="00C11957"/>
    <w:rsid w:val="00C124C1"/>
    <w:rsid w:val="00C126D7"/>
    <w:rsid w:val="00C12BF1"/>
    <w:rsid w:val="00C14AE5"/>
    <w:rsid w:val="00C165D0"/>
    <w:rsid w:val="00C16EE5"/>
    <w:rsid w:val="00C2080D"/>
    <w:rsid w:val="00C20B9A"/>
    <w:rsid w:val="00C21545"/>
    <w:rsid w:val="00C22637"/>
    <w:rsid w:val="00C22646"/>
    <w:rsid w:val="00C22A63"/>
    <w:rsid w:val="00C26AF4"/>
    <w:rsid w:val="00C26D93"/>
    <w:rsid w:val="00C303A4"/>
    <w:rsid w:val="00C312BE"/>
    <w:rsid w:val="00C330A4"/>
    <w:rsid w:val="00C33FC7"/>
    <w:rsid w:val="00C34818"/>
    <w:rsid w:val="00C35138"/>
    <w:rsid w:val="00C36C46"/>
    <w:rsid w:val="00C37D1A"/>
    <w:rsid w:val="00C41FF3"/>
    <w:rsid w:val="00C42FC7"/>
    <w:rsid w:val="00C45955"/>
    <w:rsid w:val="00C46DF7"/>
    <w:rsid w:val="00C472FC"/>
    <w:rsid w:val="00C47BD3"/>
    <w:rsid w:val="00C50419"/>
    <w:rsid w:val="00C50F41"/>
    <w:rsid w:val="00C51B0D"/>
    <w:rsid w:val="00C5214D"/>
    <w:rsid w:val="00C54140"/>
    <w:rsid w:val="00C5494A"/>
    <w:rsid w:val="00C54B1F"/>
    <w:rsid w:val="00C55C37"/>
    <w:rsid w:val="00C56290"/>
    <w:rsid w:val="00C566C2"/>
    <w:rsid w:val="00C60410"/>
    <w:rsid w:val="00C604AD"/>
    <w:rsid w:val="00C60FBA"/>
    <w:rsid w:val="00C6294E"/>
    <w:rsid w:val="00C62A19"/>
    <w:rsid w:val="00C63A1D"/>
    <w:rsid w:val="00C651E6"/>
    <w:rsid w:val="00C678F2"/>
    <w:rsid w:val="00C7009E"/>
    <w:rsid w:val="00C70930"/>
    <w:rsid w:val="00C749F6"/>
    <w:rsid w:val="00C75D71"/>
    <w:rsid w:val="00C76510"/>
    <w:rsid w:val="00C82294"/>
    <w:rsid w:val="00C83C42"/>
    <w:rsid w:val="00C85CBF"/>
    <w:rsid w:val="00C85D83"/>
    <w:rsid w:val="00C85F9D"/>
    <w:rsid w:val="00C8663B"/>
    <w:rsid w:val="00C86DFB"/>
    <w:rsid w:val="00C87827"/>
    <w:rsid w:val="00C90270"/>
    <w:rsid w:val="00C902B1"/>
    <w:rsid w:val="00C90B45"/>
    <w:rsid w:val="00C91028"/>
    <w:rsid w:val="00C9363B"/>
    <w:rsid w:val="00C94A3F"/>
    <w:rsid w:val="00CA063A"/>
    <w:rsid w:val="00CA087A"/>
    <w:rsid w:val="00CA0AFB"/>
    <w:rsid w:val="00CA114F"/>
    <w:rsid w:val="00CA171F"/>
    <w:rsid w:val="00CA1C69"/>
    <w:rsid w:val="00CA1E4E"/>
    <w:rsid w:val="00CA4A69"/>
    <w:rsid w:val="00CA4D68"/>
    <w:rsid w:val="00CB0295"/>
    <w:rsid w:val="00CB0948"/>
    <w:rsid w:val="00CB13A3"/>
    <w:rsid w:val="00CB1E3B"/>
    <w:rsid w:val="00CB22E1"/>
    <w:rsid w:val="00CB3BB7"/>
    <w:rsid w:val="00CB436F"/>
    <w:rsid w:val="00CB6437"/>
    <w:rsid w:val="00CB647F"/>
    <w:rsid w:val="00CB66A5"/>
    <w:rsid w:val="00CB66DD"/>
    <w:rsid w:val="00CB66F9"/>
    <w:rsid w:val="00CC37FD"/>
    <w:rsid w:val="00CC4738"/>
    <w:rsid w:val="00CC47D6"/>
    <w:rsid w:val="00CC4873"/>
    <w:rsid w:val="00CC539F"/>
    <w:rsid w:val="00CC6772"/>
    <w:rsid w:val="00CC69A0"/>
    <w:rsid w:val="00CC7659"/>
    <w:rsid w:val="00CC7685"/>
    <w:rsid w:val="00CD1813"/>
    <w:rsid w:val="00CD35ED"/>
    <w:rsid w:val="00CD3689"/>
    <w:rsid w:val="00CD4B4B"/>
    <w:rsid w:val="00CD6253"/>
    <w:rsid w:val="00CE00A2"/>
    <w:rsid w:val="00CE0AB9"/>
    <w:rsid w:val="00CE3248"/>
    <w:rsid w:val="00CE42A2"/>
    <w:rsid w:val="00CE582B"/>
    <w:rsid w:val="00CE62E3"/>
    <w:rsid w:val="00CE6AF1"/>
    <w:rsid w:val="00CF0A07"/>
    <w:rsid w:val="00CF2539"/>
    <w:rsid w:val="00CF3690"/>
    <w:rsid w:val="00CF690A"/>
    <w:rsid w:val="00D00492"/>
    <w:rsid w:val="00D01D17"/>
    <w:rsid w:val="00D0201B"/>
    <w:rsid w:val="00D02523"/>
    <w:rsid w:val="00D05EBE"/>
    <w:rsid w:val="00D1041E"/>
    <w:rsid w:val="00D11ED9"/>
    <w:rsid w:val="00D12723"/>
    <w:rsid w:val="00D134DC"/>
    <w:rsid w:val="00D135B1"/>
    <w:rsid w:val="00D14361"/>
    <w:rsid w:val="00D158B9"/>
    <w:rsid w:val="00D212F6"/>
    <w:rsid w:val="00D24106"/>
    <w:rsid w:val="00D265D8"/>
    <w:rsid w:val="00D268C0"/>
    <w:rsid w:val="00D26B4F"/>
    <w:rsid w:val="00D27C12"/>
    <w:rsid w:val="00D27D74"/>
    <w:rsid w:val="00D309F5"/>
    <w:rsid w:val="00D315C8"/>
    <w:rsid w:val="00D34AEF"/>
    <w:rsid w:val="00D34B7E"/>
    <w:rsid w:val="00D34D61"/>
    <w:rsid w:val="00D366CD"/>
    <w:rsid w:val="00D41B24"/>
    <w:rsid w:val="00D421DA"/>
    <w:rsid w:val="00D4240A"/>
    <w:rsid w:val="00D4298F"/>
    <w:rsid w:val="00D43344"/>
    <w:rsid w:val="00D435F5"/>
    <w:rsid w:val="00D43967"/>
    <w:rsid w:val="00D442A6"/>
    <w:rsid w:val="00D4441A"/>
    <w:rsid w:val="00D456D7"/>
    <w:rsid w:val="00D46BB4"/>
    <w:rsid w:val="00D4717D"/>
    <w:rsid w:val="00D5032F"/>
    <w:rsid w:val="00D5034C"/>
    <w:rsid w:val="00D53ED2"/>
    <w:rsid w:val="00D54877"/>
    <w:rsid w:val="00D5674F"/>
    <w:rsid w:val="00D56A3E"/>
    <w:rsid w:val="00D57313"/>
    <w:rsid w:val="00D6097A"/>
    <w:rsid w:val="00D610A2"/>
    <w:rsid w:val="00D62CAC"/>
    <w:rsid w:val="00D644AB"/>
    <w:rsid w:val="00D64975"/>
    <w:rsid w:val="00D6527C"/>
    <w:rsid w:val="00D67B1E"/>
    <w:rsid w:val="00D70D15"/>
    <w:rsid w:val="00D73521"/>
    <w:rsid w:val="00D73FEC"/>
    <w:rsid w:val="00D747EE"/>
    <w:rsid w:val="00D750EF"/>
    <w:rsid w:val="00D75676"/>
    <w:rsid w:val="00D77A6F"/>
    <w:rsid w:val="00D80393"/>
    <w:rsid w:val="00D804A7"/>
    <w:rsid w:val="00D80C70"/>
    <w:rsid w:val="00D87600"/>
    <w:rsid w:val="00D87D21"/>
    <w:rsid w:val="00D9242D"/>
    <w:rsid w:val="00D93191"/>
    <w:rsid w:val="00D96282"/>
    <w:rsid w:val="00D96406"/>
    <w:rsid w:val="00D96899"/>
    <w:rsid w:val="00DA1852"/>
    <w:rsid w:val="00DA265C"/>
    <w:rsid w:val="00DA2D21"/>
    <w:rsid w:val="00DA2F09"/>
    <w:rsid w:val="00DA3234"/>
    <w:rsid w:val="00DA3365"/>
    <w:rsid w:val="00DA398C"/>
    <w:rsid w:val="00DA7102"/>
    <w:rsid w:val="00DB05FF"/>
    <w:rsid w:val="00DB1BDB"/>
    <w:rsid w:val="00DB20DB"/>
    <w:rsid w:val="00DB589A"/>
    <w:rsid w:val="00DB5B9E"/>
    <w:rsid w:val="00DB605A"/>
    <w:rsid w:val="00DB7B76"/>
    <w:rsid w:val="00DC0547"/>
    <w:rsid w:val="00DC0E48"/>
    <w:rsid w:val="00DC14CD"/>
    <w:rsid w:val="00DC2605"/>
    <w:rsid w:val="00DC2FE1"/>
    <w:rsid w:val="00DC36B2"/>
    <w:rsid w:val="00DC36F3"/>
    <w:rsid w:val="00DC44D3"/>
    <w:rsid w:val="00DC476F"/>
    <w:rsid w:val="00DC5609"/>
    <w:rsid w:val="00DC5C7D"/>
    <w:rsid w:val="00DC6088"/>
    <w:rsid w:val="00DC678B"/>
    <w:rsid w:val="00DC686A"/>
    <w:rsid w:val="00DC78D9"/>
    <w:rsid w:val="00DD0743"/>
    <w:rsid w:val="00DD0A4A"/>
    <w:rsid w:val="00DD10FF"/>
    <w:rsid w:val="00DD2800"/>
    <w:rsid w:val="00DD2DD0"/>
    <w:rsid w:val="00DD2E1A"/>
    <w:rsid w:val="00DD3070"/>
    <w:rsid w:val="00DD3559"/>
    <w:rsid w:val="00DD3B07"/>
    <w:rsid w:val="00DD455B"/>
    <w:rsid w:val="00DD691D"/>
    <w:rsid w:val="00DD6C7B"/>
    <w:rsid w:val="00DD708D"/>
    <w:rsid w:val="00DD70A2"/>
    <w:rsid w:val="00DE1425"/>
    <w:rsid w:val="00DE1593"/>
    <w:rsid w:val="00DE18A1"/>
    <w:rsid w:val="00DE1E63"/>
    <w:rsid w:val="00DE490F"/>
    <w:rsid w:val="00DE5580"/>
    <w:rsid w:val="00DF013F"/>
    <w:rsid w:val="00DF2D45"/>
    <w:rsid w:val="00DF3D52"/>
    <w:rsid w:val="00DF3E05"/>
    <w:rsid w:val="00DF3E41"/>
    <w:rsid w:val="00DF4451"/>
    <w:rsid w:val="00DF47B2"/>
    <w:rsid w:val="00DF4E78"/>
    <w:rsid w:val="00DF5C70"/>
    <w:rsid w:val="00DF7B19"/>
    <w:rsid w:val="00DF7DA1"/>
    <w:rsid w:val="00E030E1"/>
    <w:rsid w:val="00E063F1"/>
    <w:rsid w:val="00E06631"/>
    <w:rsid w:val="00E07052"/>
    <w:rsid w:val="00E1281B"/>
    <w:rsid w:val="00E13EBF"/>
    <w:rsid w:val="00E1419F"/>
    <w:rsid w:val="00E15EE3"/>
    <w:rsid w:val="00E1619B"/>
    <w:rsid w:val="00E1656B"/>
    <w:rsid w:val="00E16D53"/>
    <w:rsid w:val="00E238E0"/>
    <w:rsid w:val="00E24830"/>
    <w:rsid w:val="00E25C3B"/>
    <w:rsid w:val="00E27283"/>
    <w:rsid w:val="00E27497"/>
    <w:rsid w:val="00E30953"/>
    <w:rsid w:val="00E37136"/>
    <w:rsid w:val="00E4097B"/>
    <w:rsid w:val="00E42B36"/>
    <w:rsid w:val="00E46626"/>
    <w:rsid w:val="00E46CF4"/>
    <w:rsid w:val="00E46FA0"/>
    <w:rsid w:val="00E47B95"/>
    <w:rsid w:val="00E47F05"/>
    <w:rsid w:val="00E512CA"/>
    <w:rsid w:val="00E51A31"/>
    <w:rsid w:val="00E520D4"/>
    <w:rsid w:val="00E5465C"/>
    <w:rsid w:val="00E56E6E"/>
    <w:rsid w:val="00E60892"/>
    <w:rsid w:val="00E61900"/>
    <w:rsid w:val="00E619C2"/>
    <w:rsid w:val="00E62B68"/>
    <w:rsid w:val="00E63954"/>
    <w:rsid w:val="00E63FF2"/>
    <w:rsid w:val="00E665D1"/>
    <w:rsid w:val="00E675DC"/>
    <w:rsid w:val="00E67679"/>
    <w:rsid w:val="00E70358"/>
    <w:rsid w:val="00E7057C"/>
    <w:rsid w:val="00E707D4"/>
    <w:rsid w:val="00E71A20"/>
    <w:rsid w:val="00E71A91"/>
    <w:rsid w:val="00E723EC"/>
    <w:rsid w:val="00E727C5"/>
    <w:rsid w:val="00E72DB3"/>
    <w:rsid w:val="00E7712C"/>
    <w:rsid w:val="00E803C4"/>
    <w:rsid w:val="00E814B3"/>
    <w:rsid w:val="00E81E6A"/>
    <w:rsid w:val="00E839E4"/>
    <w:rsid w:val="00E90A06"/>
    <w:rsid w:val="00E90BC4"/>
    <w:rsid w:val="00E90D6E"/>
    <w:rsid w:val="00E9105C"/>
    <w:rsid w:val="00E96D80"/>
    <w:rsid w:val="00E9759A"/>
    <w:rsid w:val="00EA1380"/>
    <w:rsid w:val="00EA1693"/>
    <w:rsid w:val="00EA37F9"/>
    <w:rsid w:val="00EA3DC5"/>
    <w:rsid w:val="00EA4468"/>
    <w:rsid w:val="00EA5340"/>
    <w:rsid w:val="00EA5C33"/>
    <w:rsid w:val="00EA7D15"/>
    <w:rsid w:val="00EB2479"/>
    <w:rsid w:val="00EB3074"/>
    <w:rsid w:val="00EB344C"/>
    <w:rsid w:val="00EB661F"/>
    <w:rsid w:val="00EB6DBF"/>
    <w:rsid w:val="00EC10B9"/>
    <w:rsid w:val="00EC1F5B"/>
    <w:rsid w:val="00EC2644"/>
    <w:rsid w:val="00EC315C"/>
    <w:rsid w:val="00EC3EF0"/>
    <w:rsid w:val="00EC4911"/>
    <w:rsid w:val="00EC53AA"/>
    <w:rsid w:val="00EC5429"/>
    <w:rsid w:val="00EC651E"/>
    <w:rsid w:val="00EC79D6"/>
    <w:rsid w:val="00ED0A0A"/>
    <w:rsid w:val="00ED0A0C"/>
    <w:rsid w:val="00ED19B8"/>
    <w:rsid w:val="00ED28CD"/>
    <w:rsid w:val="00ED2BC1"/>
    <w:rsid w:val="00ED349B"/>
    <w:rsid w:val="00ED386B"/>
    <w:rsid w:val="00ED3872"/>
    <w:rsid w:val="00ED3FD9"/>
    <w:rsid w:val="00ED58E4"/>
    <w:rsid w:val="00ED6C0B"/>
    <w:rsid w:val="00EE111D"/>
    <w:rsid w:val="00EE209A"/>
    <w:rsid w:val="00EE285E"/>
    <w:rsid w:val="00EE415E"/>
    <w:rsid w:val="00EE4637"/>
    <w:rsid w:val="00EE5061"/>
    <w:rsid w:val="00EF1B0E"/>
    <w:rsid w:val="00EF23F9"/>
    <w:rsid w:val="00EF2425"/>
    <w:rsid w:val="00EF2A67"/>
    <w:rsid w:val="00EF3BEB"/>
    <w:rsid w:val="00EF41A6"/>
    <w:rsid w:val="00EF6F50"/>
    <w:rsid w:val="00F00B90"/>
    <w:rsid w:val="00F00BA6"/>
    <w:rsid w:val="00F02E3F"/>
    <w:rsid w:val="00F03153"/>
    <w:rsid w:val="00F045E9"/>
    <w:rsid w:val="00F04BDA"/>
    <w:rsid w:val="00F064B8"/>
    <w:rsid w:val="00F065E5"/>
    <w:rsid w:val="00F06FD3"/>
    <w:rsid w:val="00F07697"/>
    <w:rsid w:val="00F10208"/>
    <w:rsid w:val="00F125AB"/>
    <w:rsid w:val="00F12B09"/>
    <w:rsid w:val="00F1382B"/>
    <w:rsid w:val="00F1470E"/>
    <w:rsid w:val="00F14F8E"/>
    <w:rsid w:val="00F1699E"/>
    <w:rsid w:val="00F16B60"/>
    <w:rsid w:val="00F20071"/>
    <w:rsid w:val="00F213A0"/>
    <w:rsid w:val="00F21C97"/>
    <w:rsid w:val="00F25492"/>
    <w:rsid w:val="00F26128"/>
    <w:rsid w:val="00F26E0E"/>
    <w:rsid w:val="00F343A4"/>
    <w:rsid w:val="00F373A2"/>
    <w:rsid w:val="00F416D0"/>
    <w:rsid w:val="00F43C2B"/>
    <w:rsid w:val="00F44632"/>
    <w:rsid w:val="00F4553C"/>
    <w:rsid w:val="00F45FE3"/>
    <w:rsid w:val="00F46735"/>
    <w:rsid w:val="00F46A8F"/>
    <w:rsid w:val="00F5115B"/>
    <w:rsid w:val="00F532ED"/>
    <w:rsid w:val="00F55505"/>
    <w:rsid w:val="00F56C0C"/>
    <w:rsid w:val="00F601AB"/>
    <w:rsid w:val="00F60724"/>
    <w:rsid w:val="00F60783"/>
    <w:rsid w:val="00F63223"/>
    <w:rsid w:val="00F634EA"/>
    <w:rsid w:val="00F63C2A"/>
    <w:rsid w:val="00F65DC0"/>
    <w:rsid w:val="00F6659D"/>
    <w:rsid w:val="00F672D8"/>
    <w:rsid w:val="00F703D5"/>
    <w:rsid w:val="00F70580"/>
    <w:rsid w:val="00F711C2"/>
    <w:rsid w:val="00F71301"/>
    <w:rsid w:val="00F71BED"/>
    <w:rsid w:val="00F72F1F"/>
    <w:rsid w:val="00F7325D"/>
    <w:rsid w:val="00F73339"/>
    <w:rsid w:val="00F73697"/>
    <w:rsid w:val="00F75537"/>
    <w:rsid w:val="00F81100"/>
    <w:rsid w:val="00F81908"/>
    <w:rsid w:val="00F81972"/>
    <w:rsid w:val="00F81F0C"/>
    <w:rsid w:val="00F83D23"/>
    <w:rsid w:val="00F83D99"/>
    <w:rsid w:val="00F83EF1"/>
    <w:rsid w:val="00F8420E"/>
    <w:rsid w:val="00F848B8"/>
    <w:rsid w:val="00F8500F"/>
    <w:rsid w:val="00F86CCB"/>
    <w:rsid w:val="00F875DC"/>
    <w:rsid w:val="00F912E2"/>
    <w:rsid w:val="00F919EE"/>
    <w:rsid w:val="00F91A8A"/>
    <w:rsid w:val="00F91A90"/>
    <w:rsid w:val="00F91D93"/>
    <w:rsid w:val="00F92A58"/>
    <w:rsid w:val="00F958FA"/>
    <w:rsid w:val="00F96A2E"/>
    <w:rsid w:val="00F978F7"/>
    <w:rsid w:val="00F97E3E"/>
    <w:rsid w:val="00FA199B"/>
    <w:rsid w:val="00FA291F"/>
    <w:rsid w:val="00FA2C0D"/>
    <w:rsid w:val="00FA3E50"/>
    <w:rsid w:val="00FA529C"/>
    <w:rsid w:val="00FA74A6"/>
    <w:rsid w:val="00FB0083"/>
    <w:rsid w:val="00FB0670"/>
    <w:rsid w:val="00FB0A50"/>
    <w:rsid w:val="00FB1B34"/>
    <w:rsid w:val="00FB394C"/>
    <w:rsid w:val="00FB7ACA"/>
    <w:rsid w:val="00FC3460"/>
    <w:rsid w:val="00FC3C1A"/>
    <w:rsid w:val="00FC49BB"/>
    <w:rsid w:val="00FC4F49"/>
    <w:rsid w:val="00FD25C4"/>
    <w:rsid w:val="00FD2B0F"/>
    <w:rsid w:val="00FD2EF8"/>
    <w:rsid w:val="00FD4831"/>
    <w:rsid w:val="00FD71D4"/>
    <w:rsid w:val="00FE1898"/>
    <w:rsid w:val="00FE1F65"/>
    <w:rsid w:val="00FE2343"/>
    <w:rsid w:val="00FE4C59"/>
    <w:rsid w:val="00FE56CD"/>
    <w:rsid w:val="00FE7D03"/>
    <w:rsid w:val="00FF0449"/>
    <w:rsid w:val="00FF17DD"/>
    <w:rsid w:val="00FF23C5"/>
    <w:rsid w:val="00FF246E"/>
    <w:rsid w:val="00FF353A"/>
    <w:rsid w:val="00FF3927"/>
    <w:rsid w:val="00FF58DF"/>
    <w:rsid w:val="00FF5C2C"/>
    <w:rsid w:val="00FF6159"/>
    <w:rsid w:val="00FF6241"/>
    <w:rsid w:val="00FF694D"/>
    <w:rsid w:val="00FF6EC1"/>
    <w:rsid w:val="016A73F5"/>
    <w:rsid w:val="0179256C"/>
    <w:rsid w:val="0179EFC4"/>
    <w:rsid w:val="018D1229"/>
    <w:rsid w:val="01C12850"/>
    <w:rsid w:val="041885DE"/>
    <w:rsid w:val="04C54E6E"/>
    <w:rsid w:val="05BD3D9F"/>
    <w:rsid w:val="05FEA1AA"/>
    <w:rsid w:val="06AC8F0A"/>
    <w:rsid w:val="06EBC78A"/>
    <w:rsid w:val="073DD4CB"/>
    <w:rsid w:val="0777F7AF"/>
    <w:rsid w:val="090BC528"/>
    <w:rsid w:val="0A56605B"/>
    <w:rsid w:val="0AF177E5"/>
    <w:rsid w:val="0AF94383"/>
    <w:rsid w:val="0AFB9AF6"/>
    <w:rsid w:val="0BE5DAAB"/>
    <w:rsid w:val="0BF9CC80"/>
    <w:rsid w:val="0C55F500"/>
    <w:rsid w:val="0CADE8A9"/>
    <w:rsid w:val="0CE8D08D"/>
    <w:rsid w:val="0D0BC769"/>
    <w:rsid w:val="0DC6148A"/>
    <w:rsid w:val="0DD99355"/>
    <w:rsid w:val="0E61C4FB"/>
    <w:rsid w:val="0EDAFFF6"/>
    <w:rsid w:val="0F030D54"/>
    <w:rsid w:val="0FD2A530"/>
    <w:rsid w:val="10E6FA95"/>
    <w:rsid w:val="1101E545"/>
    <w:rsid w:val="11AF0AE2"/>
    <w:rsid w:val="123C535D"/>
    <w:rsid w:val="13B716F8"/>
    <w:rsid w:val="13D54AC8"/>
    <w:rsid w:val="14D8F6C0"/>
    <w:rsid w:val="14F51DBF"/>
    <w:rsid w:val="1566BD29"/>
    <w:rsid w:val="15E1E8BF"/>
    <w:rsid w:val="1620FA35"/>
    <w:rsid w:val="164A8255"/>
    <w:rsid w:val="16910188"/>
    <w:rsid w:val="169526A3"/>
    <w:rsid w:val="16A7D141"/>
    <w:rsid w:val="16AC2DE3"/>
    <w:rsid w:val="172F2BA5"/>
    <w:rsid w:val="17BB94E1"/>
    <w:rsid w:val="17C7C0C8"/>
    <w:rsid w:val="18CA6E61"/>
    <w:rsid w:val="18F99198"/>
    <w:rsid w:val="1992D605"/>
    <w:rsid w:val="1A6BC550"/>
    <w:rsid w:val="1B0F6F9E"/>
    <w:rsid w:val="1B325E29"/>
    <w:rsid w:val="1BEAA754"/>
    <w:rsid w:val="1D20C593"/>
    <w:rsid w:val="1D3D73B3"/>
    <w:rsid w:val="1E5C3D6E"/>
    <w:rsid w:val="1F384121"/>
    <w:rsid w:val="1F505436"/>
    <w:rsid w:val="1FA90673"/>
    <w:rsid w:val="20DD94E3"/>
    <w:rsid w:val="21290485"/>
    <w:rsid w:val="21EC1783"/>
    <w:rsid w:val="223CBBB8"/>
    <w:rsid w:val="224A6468"/>
    <w:rsid w:val="22C9F495"/>
    <w:rsid w:val="23334FB6"/>
    <w:rsid w:val="23566B71"/>
    <w:rsid w:val="23D3D9E7"/>
    <w:rsid w:val="24DCB2DC"/>
    <w:rsid w:val="24F79F72"/>
    <w:rsid w:val="28D1B286"/>
    <w:rsid w:val="293D607F"/>
    <w:rsid w:val="2A19EB9C"/>
    <w:rsid w:val="2A519EC7"/>
    <w:rsid w:val="2A563E80"/>
    <w:rsid w:val="2B212DF8"/>
    <w:rsid w:val="2B5E3EE6"/>
    <w:rsid w:val="2C6C245F"/>
    <w:rsid w:val="2D303F25"/>
    <w:rsid w:val="2D3DA33E"/>
    <w:rsid w:val="2D7FFBA9"/>
    <w:rsid w:val="2DDED44C"/>
    <w:rsid w:val="2DE92345"/>
    <w:rsid w:val="2E700820"/>
    <w:rsid w:val="2EAA5066"/>
    <w:rsid w:val="2ECA5814"/>
    <w:rsid w:val="2F4D894B"/>
    <w:rsid w:val="2F5E389D"/>
    <w:rsid w:val="2FF04FF7"/>
    <w:rsid w:val="303A394E"/>
    <w:rsid w:val="30442471"/>
    <w:rsid w:val="309879CF"/>
    <w:rsid w:val="31DAB50B"/>
    <w:rsid w:val="32430313"/>
    <w:rsid w:val="32481B8A"/>
    <w:rsid w:val="32502E8B"/>
    <w:rsid w:val="32A6B7A1"/>
    <w:rsid w:val="32BA8559"/>
    <w:rsid w:val="32BCA717"/>
    <w:rsid w:val="32E27E3D"/>
    <w:rsid w:val="341013CD"/>
    <w:rsid w:val="3453C41B"/>
    <w:rsid w:val="35E63DEE"/>
    <w:rsid w:val="367E3CB3"/>
    <w:rsid w:val="36CA0BAF"/>
    <w:rsid w:val="3726987E"/>
    <w:rsid w:val="3849FFE9"/>
    <w:rsid w:val="3A73DF30"/>
    <w:rsid w:val="3B4F6BE7"/>
    <w:rsid w:val="3BD80D05"/>
    <w:rsid w:val="3C24C85B"/>
    <w:rsid w:val="3C636CA2"/>
    <w:rsid w:val="3CBB94C9"/>
    <w:rsid w:val="3D4291A1"/>
    <w:rsid w:val="3D7822A8"/>
    <w:rsid w:val="3DBD0249"/>
    <w:rsid w:val="3DE247C4"/>
    <w:rsid w:val="3E3681C6"/>
    <w:rsid w:val="3EA030B9"/>
    <w:rsid w:val="3EEA07BF"/>
    <w:rsid w:val="40202E9C"/>
    <w:rsid w:val="4043F8D5"/>
    <w:rsid w:val="40949B40"/>
    <w:rsid w:val="40A506E0"/>
    <w:rsid w:val="40E1BED6"/>
    <w:rsid w:val="40F2C0A5"/>
    <w:rsid w:val="4114A8ED"/>
    <w:rsid w:val="41811BC3"/>
    <w:rsid w:val="41A57C62"/>
    <w:rsid w:val="41AC7ECA"/>
    <w:rsid w:val="423192BB"/>
    <w:rsid w:val="434ACDBA"/>
    <w:rsid w:val="43AC0D25"/>
    <w:rsid w:val="43BB4AF6"/>
    <w:rsid w:val="43D53784"/>
    <w:rsid w:val="43FF6E43"/>
    <w:rsid w:val="45F6223F"/>
    <w:rsid w:val="462FF64C"/>
    <w:rsid w:val="46A6F043"/>
    <w:rsid w:val="4773C78E"/>
    <w:rsid w:val="47B38C0F"/>
    <w:rsid w:val="484318F1"/>
    <w:rsid w:val="48D80337"/>
    <w:rsid w:val="495F7672"/>
    <w:rsid w:val="4A4920C1"/>
    <w:rsid w:val="4B294195"/>
    <w:rsid w:val="4C7016B2"/>
    <w:rsid w:val="4C8EB0FF"/>
    <w:rsid w:val="4EBF91C9"/>
    <w:rsid w:val="51A2708F"/>
    <w:rsid w:val="52739540"/>
    <w:rsid w:val="5305372C"/>
    <w:rsid w:val="53995B15"/>
    <w:rsid w:val="53D578C1"/>
    <w:rsid w:val="53EDB47C"/>
    <w:rsid w:val="554A01DB"/>
    <w:rsid w:val="5607AF32"/>
    <w:rsid w:val="563CB119"/>
    <w:rsid w:val="5694091E"/>
    <w:rsid w:val="56DDB385"/>
    <w:rsid w:val="5716C49B"/>
    <w:rsid w:val="571AAD6B"/>
    <w:rsid w:val="57287AE1"/>
    <w:rsid w:val="58BF7545"/>
    <w:rsid w:val="596A3E46"/>
    <w:rsid w:val="596BD964"/>
    <w:rsid w:val="59DAAFD6"/>
    <w:rsid w:val="5A1D0F26"/>
    <w:rsid w:val="5A2D1AF6"/>
    <w:rsid w:val="5AEB8DC4"/>
    <w:rsid w:val="5B247A2E"/>
    <w:rsid w:val="5B66B166"/>
    <w:rsid w:val="5B66EF42"/>
    <w:rsid w:val="5BB41B8F"/>
    <w:rsid w:val="5BEEF6A1"/>
    <w:rsid w:val="5C2FDD79"/>
    <w:rsid w:val="5C3686AD"/>
    <w:rsid w:val="5CE95FFC"/>
    <w:rsid w:val="5FD7FE5A"/>
    <w:rsid w:val="606553E8"/>
    <w:rsid w:val="60724BDD"/>
    <w:rsid w:val="6131EAA3"/>
    <w:rsid w:val="61EE9B45"/>
    <w:rsid w:val="63379D76"/>
    <w:rsid w:val="634F2AB6"/>
    <w:rsid w:val="63928492"/>
    <w:rsid w:val="63F641BE"/>
    <w:rsid w:val="6477F957"/>
    <w:rsid w:val="651002A0"/>
    <w:rsid w:val="6589164B"/>
    <w:rsid w:val="66891E16"/>
    <w:rsid w:val="66ECFBFB"/>
    <w:rsid w:val="6786BD76"/>
    <w:rsid w:val="6796CB94"/>
    <w:rsid w:val="6841B2F9"/>
    <w:rsid w:val="685E829D"/>
    <w:rsid w:val="69457858"/>
    <w:rsid w:val="69793CB3"/>
    <w:rsid w:val="6987ED6C"/>
    <w:rsid w:val="69A134AC"/>
    <w:rsid w:val="6A640E7A"/>
    <w:rsid w:val="6B2F34A2"/>
    <w:rsid w:val="6BB84EA5"/>
    <w:rsid w:val="6C68D105"/>
    <w:rsid w:val="6CDDD91D"/>
    <w:rsid w:val="6CEE7869"/>
    <w:rsid w:val="6E1DBBB6"/>
    <w:rsid w:val="6E3B9272"/>
    <w:rsid w:val="6EEDF01C"/>
    <w:rsid w:val="7098AD02"/>
    <w:rsid w:val="719A6D45"/>
    <w:rsid w:val="71B6C97C"/>
    <w:rsid w:val="72D94712"/>
    <w:rsid w:val="734FBDF7"/>
    <w:rsid w:val="753952C1"/>
    <w:rsid w:val="7567C40D"/>
    <w:rsid w:val="75CA4EB5"/>
    <w:rsid w:val="762B74CE"/>
    <w:rsid w:val="7666C224"/>
    <w:rsid w:val="76E3FADF"/>
    <w:rsid w:val="7763A960"/>
    <w:rsid w:val="78D1F909"/>
    <w:rsid w:val="78E3541E"/>
    <w:rsid w:val="7A03A579"/>
    <w:rsid w:val="7A0CE3E4"/>
    <w:rsid w:val="7B4874CE"/>
    <w:rsid w:val="7B7A9ED7"/>
    <w:rsid w:val="7BC600FA"/>
    <w:rsid w:val="7C41A85C"/>
    <w:rsid w:val="7CCD32CA"/>
    <w:rsid w:val="7CD607FD"/>
    <w:rsid w:val="7D1CB171"/>
    <w:rsid w:val="7D2189BF"/>
    <w:rsid w:val="7D5C3676"/>
    <w:rsid w:val="7DC89D6A"/>
    <w:rsid w:val="7EFA06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289206A"/>
  <w15:chartTrackingRefBased/>
  <w15:docId w15:val="{EE22F592-4BA4-4ED6-BAB5-A2FE5D048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441"/>
    <w:pPr>
      <w:spacing w:after="200" w:line="276" w:lineRule="auto"/>
      <w:jc w:val="both"/>
    </w:pPr>
    <w:rPr>
      <w:rFonts w:ascii="Calibri" w:eastAsiaTheme="minorEastAsia" w:hAnsi="Calibri"/>
      <w:kern w:val="0"/>
      <w:sz w:val="22"/>
      <w:szCs w:val="22"/>
      <w:lang w:val="en-US"/>
      <w14:ligatures w14:val="none"/>
    </w:rPr>
  </w:style>
  <w:style w:type="paragraph" w:styleId="Heading1">
    <w:name w:val="heading 1"/>
    <w:basedOn w:val="Normal"/>
    <w:next w:val="Normal"/>
    <w:link w:val="Heading1Char"/>
    <w:uiPriority w:val="9"/>
    <w:qFormat/>
    <w:rsid w:val="00961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1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1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1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1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840"/>
    <w:rPr>
      <w:rFonts w:eastAsiaTheme="majorEastAsia" w:cstheme="majorBidi"/>
      <w:color w:val="272727" w:themeColor="text1" w:themeTint="D8"/>
    </w:rPr>
  </w:style>
  <w:style w:type="paragraph" w:styleId="Title">
    <w:name w:val="Title"/>
    <w:basedOn w:val="Normal"/>
    <w:next w:val="Normal"/>
    <w:link w:val="TitleChar"/>
    <w:uiPriority w:val="10"/>
    <w:qFormat/>
    <w:rsid w:val="00961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840"/>
    <w:pPr>
      <w:spacing w:before="160"/>
      <w:jc w:val="center"/>
    </w:pPr>
    <w:rPr>
      <w:i/>
      <w:iCs/>
      <w:color w:val="404040" w:themeColor="text1" w:themeTint="BF"/>
    </w:rPr>
  </w:style>
  <w:style w:type="character" w:customStyle="1" w:styleId="QuoteChar">
    <w:name w:val="Quote Char"/>
    <w:basedOn w:val="DefaultParagraphFont"/>
    <w:link w:val="Quote"/>
    <w:uiPriority w:val="29"/>
    <w:rsid w:val="00961840"/>
    <w:rPr>
      <w:i/>
      <w:iCs/>
      <w:color w:val="404040" w:themeColor="text1" w:themeTint="BF"/>
    </w:rPr>
  </w:style>
  <w:style w:type="paragraph" w:styleId="ListParagraph">
    <w:name w:val="List Paragraph"/>
    <w:basedOn w:val="Normal"/>
    <w:uiPriority w:val="34"/>
    <w:qFormat/>
    <w:rsid w:val="00961840"/>
    <w:pPr>
      <w:ind w:left="720"/>
      <w:contextualSpacing/>
    </w:pPr>
  </w:style>
  <w:style w:type="character" w:styleId="IntenseEmphasis">
    <w:name w:val="Intense Emphasis"/>
    <w:basedOn w:val="DefaultParagraphFont"/>
    <w:uiPriority w:val="21"/>
    <w:qFormat/>
    <w:rsid w:val="00961840"/>
    <w:rPr>
      <w:i/>
      <w:iCs/>
      <w:color w:val="0F4761" w:themeColor="accent1" w:themeShade="BF"/>
    </w:rPr>
  </w:style>
  <w:style w:type="paragraph" w:styleId="IntenseQuote">
    <w:name w:val="Intense Quote"/>
    <w:basedOn w:val="Normal"/>
    <w:next w:val="Normal"/>
    <w:link w:val="IntenseQuoteChar"/>
    <w:uiPriority w:val="30"/>
    <w:qFormat/>
    <w:rsid w:val="00961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840"/>
    <w:rPr>
      <w:i/>
      <w:iCs/>
      <w:color w:val="0F4761" w:themeColor="accent1" w:themeShade="BF"/>
    </w:rPr>
  </w:style>
  <w:style w:type="character" w:styleId="IntenseReference">
    <w:name w:val="Intense Reference"/>
    <w:basedOn w:val="DefaultParagraphFont"/>
    <w:uiPriority w:val="32"/>
    <w:qFormat/>
    <w:rsid w:val="00961840"/>
    <w:rPr>
      <w:b/>
      <w:bCs/>
      <w:smallCaps/>
      <w:color w:val="0F4761" w:themeColor="accent1" w:themeShade="BF"/>
      <w:spacing w:val="5"/>
    </w:rPr>
  </w:style>
  <w:style w:type="character" w:styleId="CommentReference">
    <w:name w:val="annotation reference"/>
    <w:basedOn w:val="DefaultParagraphFont"/>
    <w:unhideWhenUsed/>
    <w:rsid w:val="000B0963"/>
    <w:rPr>
      <w:sz w:val="16"/>
      <w:szCs w:val="16"/>
    </w:rPr>
  </w:style>
  <w:style w:type="paragraph" w:styleId="CommentText">
    <w:name w:val="annotation text"/>
    <w:basedOn w:val="Normal"/>
    <w:link w:val="CommentTextChar"/>
    <w:unhideWhenUsed/>
    <w:rsid w:val="000B0963"/>
    <w:pPr>
      <w:spacing w:line="240" w:lineRule="auto"/>
    </w:pPr>
    <w:rPr>
      <w:sz w:val="20"/>
      <w:szCs w:val="20"/>
    </w:rPr>
  </w:style>
  <w:style w:type="character" w:customStyle="1" w:styleId="CommentTextChar">
    <w:name w:val="Comment Text Char"/>
    <w:basedOn w:val="DefaultParagraphFont"/>
    <w:link w:val="CommentText"/>
    <w:rsid w:val="000B0963"/>
    <w:rPr>
      <w:rFonts w:ascii="Calibri" w:eastAsiaTheme="minorEastAsia" w:hAnsi="Calibri"/>
      <w:kern w:val="0"/>
      <w:sz w:val="20"/>
      <w:szCs w:val="20"/>
      <w:lang w:val="en-US"/>
      <w14:ligatures w14:val="none"/>
    </w:rPr>
  </w:style>
  <w:style w:type="character" w:customStyle="1" w:styleId="Standaardalinea-lettertype">
    <w:name w:val="Standaardalinea-lettertype"/>
    <w:rsid w:val="000B0963"/>
  </w:style>
  <w:style w:type="paragraph" w:styleId="CommentSubject">
    <w:name w:val="annotation subject"/>
    <w:basedOn w:val="CommentText"/>
    <w:next w:val="CommentText"/>
    <w:link w:val="CommentSubjectChar"/>
    <w:uiPriority w:val="99"/>
    <w:semiHidden/>
    <w:unhideWhenUsed/>
    <w:rsid w:val="00957567"/>
    <w:rPr>
      <w:b/>
      <w:bCs/>
    </w:rPr>
  </w:style>
  <w:style w:type="character" w:customStyle="1" w:styleId="CommentSubjectChar">
    <w:name w:val="Comment Subject Char"/>
    <w:basedOn w:val="CommentTextChar"/>
    <w:link w:val="CommentSubject"/>
    <w:uiPriority w:val="99"/>
    <w:semiHidden/>
    <w:rsid w:val="00957567"/>
    <w:rPr>
      <w:rFonts w:ascii="Calibri" w:eastAsiaTheme="minorEastAsia" w:hAnsi="Calibri"/>
      <w:b/>
      <w:bCs/>
      <w:kern w:val="0"/>
      <w:sz w:val="20"/>
      <w:szCs w:val="20"/>
      <w:lang w:val="en-US"/>
      <w14:ligatures w14:val="none"/>
    </w:rPr>
  </w:style>
  <w:style w:type="character" w:styleId="Mention">
    <w:name w:val="Mention"/>
    <w:basedOn w:val="DefaultParagraphFont"/>
    <w:uiPriority w:val="99"/>
    <w:unhideWhenUsed/>
    <w:rsid w:val="00786F39"/>
    <w:rPr>
      <w:color w:val="2B579A"/>
      <w:shd w:val="clear" w:color="auto" w:fill="E1DFDD"/>
    </w:rPr>
  </w:style>
  <w:style w:type="paragraph" w:styleId="NormalWeb">
    <w:name w:val="Normal (Web)"/>
    <w:basedOn w:val="Normal"/>
    <w:uiPriority w:val="99"/>
    <w:semiHidden/>
    <w:unhideWhenUsed/>
    <w:rsid w:val="000A190C"/>
    <w:rPr>
      <w:rFonts w:ascii="Times New Roman" w:hAnsi="Times New Roman" w:cs="Times New Roman"/>
      <w:sz w:val="24"/>
      <w:szCs w:val="24"/>
    </w:rPr>
  </w:style>
  <w:style w:type="table" w:styleId="PlainTable1">
    <w:name w:val="Plain Table 1"/>
    <w:basedOn w:val="TableNormal"/>
    <w:uiPriority w:val="41"/>
    <w:rsid w:val="003C7D7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8077F4"/>
    <w:pPr>
      <w:suppressAutoHyphens/>
      <w:autoSpaceDN w:val="0"/>
      <w:spacing w:after="0" w:line="240" w:lineRule="auto"/>
      <w:jc w:val="both"/>
    </w:pPr>
    <w:rPr>
      <w:rFonts w:ascii="Aptos" w:eastAsia="Aptos" w:hAnsi="Aptos" w:cs="Times New Roman"/>
      <w:kern w:val="3"/>
      <w:sz w:val="22"/>
      <w:lang w:val="en-US"/>
      <w14:ligatures w14:val="none"/>
    </w:rPr>
  </w:style>
  <w:style w:type="table" w:styleId="TableGrid">
    <w:name w:val="Table Grid"/>
    <w:basedOn w:val="TableNormal"/>
    <w:uiPriority w:val="39"/>
    <w:rsid w:val="00012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5089C"/>
    <w:pPr>
      <w:spacing w:after="0" w:line="240" w:lineRule="auto"/>
    </w:pPr>
    <w:rPr>
      <w:rFonts w:ascii="Calibri" w:eastAsiaTheme="minorEastAsia" w:hAnsi="Calibri"/>
      <w:kern w:val="0"/>
      <w:sz w:val="22"/>
      <w:szCs w:val="22"/>
      <w:lang w:val="en-US"/>
      <w14:ligatures w14:val="none"/>
    </w:rPr>
  </w:style>
  <w:style w:type="paragraph" w:styleId="Bibliography">
    <w:name w:val="Bibliography"/>
    <w:basedOn w:val="Normal"/>
    <w:next w:val="Normal"/>
    <w:uiPriority w:val="37"/>
    <w:unhideWhenUsed/>
    <w:rsid w:val="007C24CF"/>
  </w:style>
  <w:style w:type="character" w:styleId="LineNumber">
    <w:name w:val="line number"/>
    <w:basedOn w:val="DefaultParagraphFont"/>
    <w:uiPriority w:val="99"/>
    <w:semiHidden/>
    <w:unhideWhenUsed/>
    <w:rsid w:val="007C24CF"/>
  </w:style>
  <w:style w:type="character" w:styleId="Hyperlink">
    <w:name w:val="Hyperlink"/>
    <w:basedOn w:val="DefaultParagraphFont"/>
    <w:uiPriority w:val="99"/>
    <w:unhideWhenUsed/>
    <w:rsid w:val="0091054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hyperlink" Target="https://github.com/CompOmics/Hamlet" TargetMode="External"/><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Tine Claeys</dc:creator>
  <cp:keywords/>
  <dc:description/>
  <cp:lastModifiedBy>Lennart Martens</cp:lastModifiedBy>
  <cp:revision>1065</cp:revision>
  <dcterms:created xsi:type="dcterms:W3CDTF">2026-09-03T06:34:00Z</dcterms:created>
  <dcterms:modified xsi:type="dcterms:W3CDTF">2026-10-24T09:46:00Z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id="1g35MCmI"/&gt;&lt;style id="http://www.zotero.org/styles/journal-of-proteome-research" hasBibliography="1" bibliographyStyleHasBeenSet="1"/&gt;&lt;prefs&gt;&lt;pref name="fieldType" value="Field"/&gt;&lt;/prefs&gt;&lt;/data&gt;</vt:lpwstr>
  </property>
</Properties>
</file>